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573029" w14:textId="77777777" w:rsidR="00220F69" w:rsidRDefault="00220F69" w:rsidP="00E9453D">
      <w:pPr>
        <w:pStyle w:val="Header"/>
        <w:tabs>
          <w:tab w:val="clear" w:pos="4320"/>
          <w:tab w:val="clear" w:pos="8640"/>
        </w:tabs>
        <w:jc w:val="center"/>
        <w:rPr>
          <w:rFonts w:ascii="Arial" w:hAnsi="Arial" w:cs="Arial"/>
          <w:b/>
          <w:sz w:val="28"/>
        </w:rPr>
      </w:pPr>
    </w:p>
    <w:p w14:paraId="05A43AA0" w14:textId="77777777" w:rsidR="00220F69" w:rsidRDefault="00220F69" w:rsidP="00E9453D">
      <w:pPr>
        <w:pStyle w:val="Header"/>
        <w:tabs>
          <w:tab w:val="clear" w:pos="4320"/>
          <w:tab w:val="clear" w:pos="8640"/>
        </w:tabs>
        <w:jc w:val="center"/>
        <w:rPr>
          <w:rFonts w:ascii="Arial" w:hAnsi="Arial" w:cs="Arial"/>
          <w:b/>
          <w:sz w:val="28"/>
        </w:rPr>
      </w:pPr>
    </w:p>
    <w:p w14:paraId="5EA5A90F" w14:textId="77777777" w:rsidR="00220F69" w:rsidRDefault="00220F69" w:rsidP="00E9453D">
      <w:pPr>
        <w:pStyle w:val="Header"/>
        <w:tabs>
          <w:tab w:val="clear" w:pos="4320"/>
          <w:tab w:val="clear" w:pos="8640"/>
        </w:tabs>
        <w:jc w:val="center"/>
        <w:rPr>
          <w:rFonts w:ascii="Arial" w:hAnsi="Arial" w:cs="Arial"/>
          <w:b/>
          <w:sz w:val="28"/>
        </w:rPr>
      </w:pPr>
    </w:p>
    <w:p w14:paraId="6698BB15" w14:textId="77777777" w:rsidR="00220F69" w:rsidRDefault="00220F69" w:rsidP="00E9453D">
      <w:pPr>
        <w:pStyle w:val="Header"/>
        <w:tabs>
          <w:tab w:val="clear" w:pos="4320"/>
          <w:tab w:val="clear" w:pos="8640"/>
        </w:tabs>
        <w:jc w:val="center"/>
        <w:rPr>
          <w:rFonts w:ascii="Arial" w:hAnsi="Arial" w:cs="Arial"/>
          <w:b/>
          <w:sz w:val="28"/>
        </w:rPr>
      </w:pPr>
    </w:p>
    <w:p w14:paraId="261B33C0" w14:textId="77777777" w:rsidR="00220F69" w:rsidRDefault="00220F69" w:rsidP="00E9453D">
      <w:pPr>
        <w:pStyle w:val="Header"/>
        <w:tabs>
          <w:tab w:val="clear" w:pos="4320"/>
          <w:tab w:val="clear" w:pos="8640"/>
        </w:tabs>
        <w:jc w:val="center"/>
        <w:rPr>
          <w:rFonts w:ascii="Arial" w:hAnsi="Arial" w:cs="Arial"/>
          <w:b/>
          <w:sz w:val="28"/>
        </w:rPr>
      </w:pPr>
    </w:p>
    <w:p w14:paraId="2EAE3C47" w14:textId="77777777" w:rsidR="00220F69" w:rsidRDefault="00220F69" w:rsidP="00E9453D">
      <w:pPr>
        <w:pStyle w:val="Header"/>
        <w:tabs>
          <w:tab w:val="clear" w:pos="4320"/>
          <w:tab w:val="clear" w:pos="8640"/>
        </w:tabs>
        <w:jc w:val="center"/>
        <w:rPr>
          <w:rFonts w:ascii="Arial" w:hAnsi="Arial" w:cs="Arial"/>
          <w:b/>
          <w:sz w:val="28"/>
        </w:rPr>
      </w:pPr>
    </w:p>
    <w:p w14:paraId="7A2136DE" w14:textId="77777777" w:rsidR="00220F69" w:rsidRDefault="00220F69" w:rsidP="00E9453D">
      <w:pPr>
        <w:pStyle w:val="Header"/>
        <w:tabs>
          <w:tab w:val="clear" w:pos="4320"/>
          <w:tab w:val="clear" w:pos="8640"/>
        </w:tabs>
        <w:jc w:val="center"/>
        <w:rPr>
          <w:rFonts w:ascii="Arial" w:hAnsi="Arial" w:cs="Arial"/>
          <w:b/>
          <w:sz w:val="28"/>
        </w:rPr>
      </w:pPr>
    </w:p>
    <w:p w14:paraId="0C4A93D7" w14:textId="77777777" w:rsidR="00220F69" w:rsidRDefault="00220F69" w:rsidP="00E9453D">
      <w:pPr>
        <w:pStyle w:val="Header"/>
        <w:tabs>
          <w:tab w:val="clear" w:pos="4320"/>
          <w:tab w:val="clear" w:pos="8640"/>
        </w:tabs>
        <w:jc w:val="center"/>
        <w:rPr>
          <w:rFonts w:ascii="Arial" w:hAnsi="Arial" w:cs="Arial"/>
          <w:b/>
          <w:sz w:val="28"/>
        </w:rPr>
      </w:pPr>
    </w:p>
    <w:p w14:paraId="7900246D" w14:textId="24166949" w:rsidR="0037235C" w:rsidRPr="00EE37C1" w:rsidRDefault="00E73FCC" w:rsidP="00E9453D">
      <w:pPr>
        <w:pStyle w:val="Header"/>
        <w:tabs>
          <w:tab w:val="clear" w:pos="4320"/>
          <w:tab w:val="clear" w:pos="8640"/>
        </w:tabs>
        <w:jc w:val="center"/>
        <w:rPr>
          <w:rFonts w:ascii="Arial" w:hAnsi="Arial" w:cs="Arial"/>
          <w:sz w:val="20"/>
        </w:rPr>
      </w:pPr>
      <w:del w:id="0" w:author="saurabh.sarkar" w:date="2013-05-11T11:00:00Z">
        <w:r w:rsidRPr="00E73FCC" w:rsidDel="00E2785D">
          <w:rPr>
            <w:rFonts w:ascii="Arial" w:hAnsi="Arial" w:cs="Arial"/>
            <w:b/>
            <w:sz w:val="28"/>
          </w:rPr>
          <w:delText xml:space="preserve">Control of Records </w:delText>
        </w:r>
        <w:r w:rsidR="00C14988" w:rsidDel="00E2785D">
          <w:rPr>
            <w:rFonts w:ascii="Arial" w:hAnsi="Arial" w:cs="Arial"/>
            <w:b/>
            <w:sz w:val="28"/>
          </w:rPr>
          <w:delText>Procedure</w:delText>
        </w:r>
      </w:del>
      <w:ins w:id="1" w:author="saurabh.sarkar" w:date="2013-05-11T11:00:00Z">
        <w:r w:rsidR="00E2785D">
          <w:rPr>
            <w:rFonts w:ascii="Arial" w:hAnsi="Arial" w:cs="Arial"/>
            <w:b/>
            <w:sz w:val="28"/>
          </w:rPr>
          <w:t>Technical Design Document</w:t>
        </w:r>
      </w:ins>
    </w:p>
    <w:p w14:paraId="158254BF" w14:textId="77777777" w:rsidR="0037235C" w:rsidRPr="00EE37C1" w:rsidRDefault="0037235C" w:rsidP="0037235C">
      <w:pPr>
        <w:jc w:val="center"/>
        <w:rPr>
          <w:rFonts w:ascii="Arial" w:hAnsi="Arial" w:cs="Arial"/>
          <w:b/>
          <w:sz w:val="28"/>
        </w:rPr>
      </w:pPr>
    </w:p>
    <w:p w14:paraId="43F9F3A3" w14:textId="77777777" w:rsidR="00E2785D" w:rsidRDefault="00851958" w:rsidP="0037235C">
      <w:pPr>
        <w:jc w:val="center"/>
        <w:rPr>
          <w:ins w:id="2" w:author="saurabh.sarkar" w:date="2013-05-11T11:00:00Z"/>
          <w:rFonts w:ascii="Arial" w:hAnsi="Arial" w:cs="Arial"/>
          <w:b/>
          <w:sz w:val="28"/>
        </w:rPr>
      </w:pPr>
      <w:r>
        <w:rPr>
          <w:rFonts w:ascii="Arial" w:hAnsi="Arial" w:cs="Arial"/>
          <w:b/>
          <w:sz w:val="28"/>
        </w:rPr>
        <w:t>f</w:t>
      </w:r>
      <w:ins w:id="3" w:author="saurabh.sarkar" w:date="2013-05-11T11:00:00Z">
        <w:r w:rsidR="00E2785D">
          <w:rPr>
            <w:rFonts w:ascii="Arial" w:hAnsi="Arial" w:cs="Arial"/>
            <w:b/>
            <w:sz w:val="28"/>
          </w:rPr>
          <w:t>or</w:t>
        </w:r>
      </w:ins>
    </w:p>
    <w:p w14:paraId="67047C4B" w14:textId="77777777" w:rsidR="00E2785D" w:rsidRDefault="00E2785D" w:rsidP="0037235C">
      <w:pPr>
        <w:jc w:val="center"/>
        <w:rPr>
          <w:ins w:id="4" w:author="saurabh.sarkar" w:date="2013-05-11T11:00:00Z"/>
          <w:rFonts w:ascii="Arial" w:hAnsi="Arial" w:cs="Arial"/>
          <w:b/>
          <w:sz w:val="28"/>
        </w:rPr>
      </w:pPr>
    </w:p>
    <w:p w14:paraId="32213F69" w14:textId="56555918" w:rsidR="0037235C" w:rsidRPr="00851958" w:rsidRDefault="007B25B5" w:rsidP="0037235C">
      <w:pPr>
        <w:jc w:val="center"/>
        <w:rPr>
          <w:rFonts w:ascii="Arial" w:hAnsi="Arial" w:cs="Arial"/>
          <w:b/>
          <w:color w:val="0070C0"/>
          <w:sz w:val="28"/>
        </w:rPr>
      </w:pPr>
      <w:r>
        <w:rPr>
          <w:rFonts w:ascii="Arial" w:hAnsi="Arial" w:cs="Arial"/>
          <w:b/>
          <w:color w:val="0070C0"/>
          <w:sz w:val="28"/>
        </w:rPr>
        <w:t>Tools Track</w:t>
      </w:r>
      <w:r w:rsidR="00BA007C">
        <w:rPr>
          <w:rFonts w:ascii="Arial" w:hAnsi="Arial" w:cs="Arial"/>
          <w:b/>
          <w:color w:val="0070C0"/>
          <w:sz w:val="28"/>
        </w:rPr>
        <w:t>er</w:t>
      </w:r>
      <w:r w:rsidR="00CD7197">
        <w:rPr>
          <w:rFonts w:ascii="Arial" w:hAnsi="Arial" w:cs="Arial"/>
          <w:b/>
          <w:color w:val="0070C0"/>
          <w:sz w:val="28"/>
        </w:rPr>
        <w:t xml:space="preserve"> </w:t>
      </w:r>
      <w:r w:rsidR="00006EF5">
        <w:rPr>
          <w:rFonts w:ascii="Arial" w:hAnsi="Arial" w:cs="Arial"/>
          <w:b/>
          <w:color w:val="0070C0"/>
          <w:sz w:val="28"/>
        </w:rPr>
        <w:t>Application</w:t>
      </w:r>
      <w:del w:id="5" w:author="saurabh.sarkar" w:date="2013-05-11T11:01:00Z">
        <w:r w:rsidR="0037235C" w:rsidRPr="00851958" w:rsidDel="00E2785D">
          <w:rPr>
            <w:rFonts w:ascii="Arial" w:hAnsi="Arial" w:cs="Arial"/>
            <w:b/>
            <w:color w:val="0070C0"/>
            <w:sz w:val="28"/>
          </w:rPr>
          <w:tab/>
        </w:r>
      </w:del>
    </w:p>
    <w:p w14:paraId="408A63C7" w14:textId="77777777" w:rsidR="00F80EDA" w:rsidRPr="00EE37C1" w:rsidRDefault="00F80EDA" w:rsidP="0037235C">
      <w:pPr>
        <w:jc w:val="center"/>
        <w:rPr>
          <w:rFonts w:ascii="Arial" w:hAnsi="Arial" w:cs="Arial"/>
          <w:b/>
          <w:sz w:val="28"/>
        </w:rPr>
      </w:pPr>
    </w:p>
    <w:p w14:paraId="1822B1D2" w14:textId="77777777" w:rsidR="0037235C" w:rsidRDefault="0037235C" w:rsidP="005C3D24">
      <w:pPr>
        <w:tabs>
          <w:tab w:val="left" w:pos="0"/>
        </w:tabs>
        <w:rPr>
          <w:rFonts w:ascii="Arial" w:hAnsi="Arial" w:cs="Arial"/>
          <w:color w:val="800000"/>
          <w:sz w:val="20"/>
        </w:rPr>
      </w:pPr>
    </w:p>
    <w:p w14:paraId="6F432DF2" w14:textId="77777777" w:rsidR="00220F69" w:rsidRDefault="00220F69" w:rsidP="005C3D24">
      <w:pPr>
        <w:tabs>
          <w:tab w:val="left" w:pos="0"/>
        </w:tabs>
        <w:rPr>
          <w:rFonts w:ascii="Arial" w:hAnsi="Arial" w:cs="Arial"/>
          <w:color w:val="800000"/>
          <w:sz w:val="20"/>
        </w:rPr>
      </w:pPr>
    </w:p>
    <w:p w14:paraId="51FB05BF" w14:textId="77777777" w:rsidR="00220F69" w:rsidRDefault="00220F69" w:rsidP="005C3D24">
      <w:pPr>
        <w:tabs>
          <w:tab w:val="left" w:pos="0"/>
        </w:tabs>
        <w:rPr>
          <w:rFonts w:ascii="Arial" w:hAnsi="Arial" w:cs="Arial"/>
          <w:color w:val="800000"/>
          <w:sz w:val="20"/>
        </w:rPr>
      </w:pPr>
    </w:p>
    <w:p w14:paraId="0EDE4DFC" w14:textId="77777777" w:rsidR="00220F69" w:rsidRPr="00EE37C1" w:rsidRDefault="00220F69" w:rsidP="005C3D24">
      <w:pPr>
        <w:tabs>
          <w:tab w:val="left" w:pos="0"/>
        </w:tabs>
        <w:rPr>
          <w:rFonts w:ascii="Arial" w:hAnsi="Arial" w:cs="Arial"/>
          <w:color w:val="800000"/>
          <w:sz w:val="20"/>
        </w:rPr>
      </w:pPr>
    </w:p>
    <w:p w14:paraId="060C87AE" w14:textId="77777777" w:rsidR="00783B71" w:rsidRDefault="00783B71" w:rsidP="005C3D24">
      <w:pPr>
        <w:tabs>
          <w:tab w:val="left" w:pos="0"/>
        </w:tabs>
        <w:rPr>
          <w:rFonts w:ascii="Arial" w:hAnsi="Arial" w:cs="Arial"/>
          <w:sz w:val="20"/>
        </w:rPr>
      </w:pPr>
    </w:p>
    <w:p w14:paraId="29BDCF24" w14:textId="77777777" w:rsidR="00450EAE" w:rsidRPr="008A5ADE" w:rsidRDefault="00761FD2" w:rsidP="00537E7C">
      <w:pPr>
        <w:tabs>
          <w:tab w:val="left" w:pos="-180"/>
        </w:tabs>
        <w:ind w:left="-180"/>
        <w:rPr>
          <w:rFonts w:ascii="Arial" w:hAnsi="Arial" w:cs="Arial"/>
          <w:b/>
          <w:bCs/>
          <w:sz w:val="20"/>
        </w:rPr>
      </w:pPr>
      <w:r>
        <w:rPr>
          <w:rFonts w:ascii="Arial" w:hAnsi="Arial" w:cs="Arial"/>
          <w:b/>
          <w:bCs/>
          <w:sz w:val="20"/>
        </w:rPr>
        <w:t>Reviewer &amp; Approval History</w:t>
      </w:r>
      <w:r w:rsidR="00450EAE" w:rsidRPr="008A5ADE">
        <w:rPr>
          <w:rFonts w:ascii="Arial" w:hAnsi="Arial" w:cs="Arial"/>
          <w:b/>
          <w:bCs/>
          <w:sz w:val="20"/>
        </w:rPr>
        <w:t>:</w:t>
      </w:r>
    </w:p>
    <w:p w14:paraId="71C06301" w14:textId="77777777" w:rsidR="005C3D24" w:rsidRPr="00EE37C1" w:rsidRDefault="005C3D24" w:rsidP="005C3D24">
      <w:pPr>
        <w:tabs>
          <w:tab w:val="left" w:pos="0"/>
        </w:tabs>
        <w:rPr>
          <w:rFonts w:ascii="Arial" w:hAnsi="Arial" w:cs="Arial"/>
          <w:sz w:val="20"/>
        </w:rPr>
      </w:pPr>
    </w:p>
    <w:tbl>
      <w:tblPr>
        <w:tblpPr w:leftFromText="180" w:rightFromText="180" w:vertAnchor="text" w:horzAnchor="margin"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8"/>
        <w:gridCol w:w="1710"/>
        <w:gridCol w:w="3870"/>
      </w:tblGrid>
      <w:tr w:rsidR="005F144E" w:rsidRPr="000F40A1" w14:paraId="6E68BBE2" w14:textId="77777777" w:rsidTr="00C509EB">
        <w:trPr>
          <w:trHeight w:hRule="exact" w:val="360"/>
        </w:trPr>
        <w:tc>
          <w:tcPr>
            <w:tcW w:w="3258" w:type="dxa"/>
            <w:shd w:val="clear" w:color="auto" w:fill="E6E6E6"/>
            <w:vAlign w:val="bottom"/>
          </w:tcPr>
          <w:p w14:paraId="7CA30FC7" w14:textId="77777777" w:rsidR="005F144E" w:rsidRPr="000F40A1" w:rsidRDefault="006E38B9" w:rsidP="005F144E">
            <w:pPr>
              <w:pStyle w:val="Tabletext"/>
              <w:jc w:val="center"/>
              <w:rPr>
                <w:b/>
                <w:bCs/>
                <w:szCs w:val="20"/>
              </w:rPr>
            </w:pPr>
            <w:r w:rsidRPr="000F40A1">
              <w:rPr>
                <w:b/>
                <w:bCs/>
                <w:szCs w:val="20"/>
              </w:rPr>
              <w:t>Role</w:t>
            </w:r>
          </w:p>
        </w:tc>
        <w:tc>
          <w:tcPr>
            <w:tcW w:w="1710" w:type="dxa"/>
            <w:shd w:val="clear" w:color="auto" w:fill="E6E6E6"/>
            <w:vAlign w:val="bottom"/>
          </w:tcPr>
          <w:p w14:paraId="16A12D39" w14:textId="77777777" w:rsidR="005F144E" w:rsidRPr="000F40A1" w:rsidRDefault="006E38B9" w:rsidP="005F144E">
            <w:pPr>
              <w:pStyle w:val="Tabletext"/>
              <w:jc w:val="center"/>
              <w:rPr>
                <w:b/>
                <w:bCs/>
                <w:szCs w:val="20"/>
              </w:rPr>
            </w:pPr>
            <w:r w:rsidRPr="000F40A1">
              <w:rPr>
                <w:b/>
                <w:bCs/>
                <w:szCs w:val="20"/>
              </w:rPr>
              <w:t>Name</w:t>
            </w:r>
          </w:p>
        </w:tc>
        <w:tc>
          <w:tcPr>
            <w:tcW w:w="3870" w:type="dxa"/>
            <w:shd w:val="clear" w:color="auto" w:fill="E6E6E6"/>
            <w:vAlign w:val="bottom"/>
          </w:tcPr>
          <w:p w14:paraId="405094C9" w14:textId="77777777" w:rsidR="005F144E" w:rsidRPr="000F40A1" w:rsidRDefault="005F144E" w:rsidP="005F144E">
            <w:pPr>
              <w:pStyle w:val="Tabletext"/>
              <w:jc w:val="center"/>
              <w:rPr>
                <w:b/>
                <w:bCs/>
                <w:szCs w:val="20"/>
              </w:rPr>
            </w:pPr>
            <w:bookmarkStart w:id="6" w:name="_Toc211251423"/>
            <w:bookmarkStart w:id="7" w:name="_Toc211251743"/>
            <w:r w:rsidRPr="000F40A1">
              <w:rPr>
                <w:b/>
                <w:bCs/>
                <w:szCs w:val="20"/>
              </w:rPr>
              <w:t>S</w:t>
            </w:r>
            <w:bookmarkEnd w:id="6"/>
            <w:bookmarkEnd w:id="7"/>
            <w:r w:rsidR="006E38B9" w:rsidRPr="000F40A1">
              <w:rPr>
                <w:b/>
                <w:bCs/>
                <w:szCs w:val="20"/>
              </w:rPr>
              <w:t>ignature</w:t>
            </w:r>
          </w:p>
        </w:tc>
      </w:tr>
      <w:tr w:rsidR="005F144E" w:rsidRPr="000F40A1" w14:paraId="296E7C67" w14:textId="77777777" w:rsidTr="002729FD">
        <w:trPr>
          <w:trHeight w:hRule="exact" w:val="507"/>
        </w:trPr>
        <w:tc>
          <w:tcPr>
            <w:tcW w:w="3258" w:type="dxa"/>
          </w:tcPr>
          <w:p w14:paraId="42FCB746" w14:textId="338F1E32" w:rsidR="005F144E" w:rsidRPr="00E2785D" w:rsidRDefault="00257E09" w:rsidP="005F144E">
            <w:pPr>
              <w:rPr>
                <w:rFonts w:ascii="Arial" w:hAnsi="Arial" w:cs="Arial"/>
                <w:b/>
                <w:sz w:val="20"/>
                <w:szCs w:val="20"/>
                <w:rPrChange w:id="8" w:author="saurabh.sarkar" w:date="2013-05-11T11:01:00Z">
                  <w:rPr>
                    <w:rFonts w:ascii="Arial" w:hAnsi="Arial" w:cs="Arial"/>
                    <w:sz w:val="20"/>
                    <w:szCs w:val="20"/>
                  </w:rPr>
                </w:rPrChange>
              </w:rPr>
            </w:pPr>
            <w:del w:id="9" w:author="saurabh.sarkar" w:date="2013-05-11T11:00:00Z">
              <w:r w:rsidRPr="00257E09">
                <w:rPr>
                  <w:rFonts w:ascii="Arial" w:hAnsi="Arial" w:cs="Arial"/>
                  <w:b/>
                  <w:sz w:val="20"/>
                  <w:szCs w:val="20"/>
                  <w:rPrChange w:id="10" w:author="saurabh.sarkar" w:date="2013-05-11T11:01:00Z">
                    <w:rPr>
                      <w:rFonts w:ascii="Arial" w:hAnsi="Arial" w:cs="Arial"/>
                      <w:sz w:val="20"/>
                      <w:szCs w:val="20"/>
                    </w:rPr>
                  </w:rPrChange>
                </w:rPr>
                <w:delText>Reviewer</w:delText>
              </w:r>
            </w:del>
            <w:r w:rsidR="00C509EB">
              <w:rPr>
                <w:rFonts w:ascii="Arial" w:hAnsi="Arial" w:cs="Arial"/>
                <w:b/>
                <w:sz w:val="20"/>
                <w:szCs w:val="20"/>
              </w:rPr>
              <w:t>Author</w:t>
            </w:r>
          </w:p>
        </w:tc>
        <w:tc>
          <w:tcPr>
            <w:tcW w:w="1710" w:type="dxa"/>
            <w:vAlign w:val="center"/>
          </w:tcPr>
          <w:p w14:paraId="740FE11A" w14:textId="35249EEF" w:rsidR="005F144E" w:rsidRPr="000F40A1" w:rsidRDefault="002729FD" w:rsidP="005F144E">
            <w:pPr>
              <w:rPr>
                <w:rFonts w:ascii="Arial" w:hAnsi="Arial" w:cs="Arial"/>
                <w:sz w:val="20"/>
                <w:szCs w:val="20"/>
              </w:rPr>
            </w:pPr>
            <w:r>
              <w:rPr>
                <w:rFonts w:ascii="Arial" w:hAnsi="Arial" w:cs="Arial"/>
                <w:sz w:val="20"/>
                <w:szCs w:val="20"/>
              </w:rPr>
              <w:t>Nipun Dewangan</w:t>
            </w:r>
            <w:del w:id="11" w:author="saurabh.sarkar" w:date="2013-05-11T11:01:00Z">
              <w:r w:rsidR="00783B71" w:rsidDel="00E2785D">
                <w:rPr>
                  <w:rFonts w:ascii="Arial" w:hAnsi="Arial" w:cs="Arial"/>
                  <w:sz w:val="20"/>
                  <w:szCs w:val="20"/>
                </w:rPr>
                <w:delText>Sasanka Datta</w:delText>
              </w:r>
            </w:del>
          </w:p>
        </w:tc>
        <w:tc>
          <w:tcPr>
            <w:tcW w:w="3870" w:type="dxa"/>
            <w:vAlign w:val="center"/>
          </w:tcPr>
          <w:p w14:paraId="203B9922" w14:textId="77777777" w:rsidR="005F144E" w:rsidRPr="000F40A1" w:rsidRDefault="005F144E" w:rsidP="005F144E">
            <w:pPr>
              <w:pStyle w:val="ApprovalHeader"/>
              <w:spacing w:after="480"/>
              <w:jc w:val="center"/>
              <w:outlineLvl w:val="0"/>
              <w:rPr>
                <w:rFonts w:cs="Arial"/>
                <w:b w:val="0"/>
                <w:sz w:val="20"/>
              </w:rPr>
            </w:pPr>
          </w:p>
        </w:tc>
      </w:tr>
      <w:tr w:rsidR="005F144E" w:rsidRPr="000F40A1" w14:paraId="481C3F91" w14:textId="77777777" w:rsidTr="00C509EB">
        <w:trPr>
          <w:trHeight w:hRule="exact" w:val="463"/>
        </w:trPr>
        <w:tc>
          <w:tcPr>
            <w:tcW w:w="3258" w:type="dxa"/>
            <w:vAlign w:val="center"/>
          </w:tcPr>
          <w:p w14:paraId="0EA74719" w14:textId="6ECACC7E" w:rsidR="005F144E" w:rsidRPr="00E2785D" w:rsidRDefault="00C509EB" w:rsidP="00CD7197">
            <w:pPr>
              <w:rPr>
                <w:rFonts w:ascii="Arial" w:hAnsi="Arial" w:cs="Arial"/>
                <w:b/>
                <w:sz w:val="20"/>
                <w:szCs w:val="20"/>
                <w:rPrChange w:id="12" w:author="saurabh.sarkar" w:date="2013-05-11T11:01:00Z">
                  <w:rPr>
                    <w:rFonts w:ascii="Arial" w:hAnsi="Arial" w:cs="Arial"/>
                    <w:sz w:val="20"/>
                    <w:szCs w:val="20"/>
                  </w:rPr>
                </w:rPrChange>
              </w:rPr>
            </w:pPr>
            <w:r>
              <w:rPr>
                <w:rFonts w:ascii="Arial" w:hAnsi="Arial" w:cs="Arial"/>
                <w:b/>
                <w:sz w:val="20"/>
                <w:szCs w:val="20"/>
              </w:rPr>
              <w:t>Reviewed and Approved By</w:t>
            </w:r>
          </w:p>
        </w:tc>
        <w:tc>
          <w:tcPr>
            <w:tcW w:w="1710" w:type="dxa"/>
            <w:vAlign w:val="center"/>
          </w:tcPr>
          <w:p w14:paraId="425F4F17" w14:textId="4B52B047" w:rsidR="005F144E" w:rsidRPr="000F40A1" w:rsidRDefault="007B25B5" w:rsidP="005F144E">
            <w:pPr>
              <w:rPr>
                <w:rFonts w:ascii="Arial" w:hAnsi="Arial" w:cs="Arial"/>
                <w:sz w:val="20"/>
                <w:szCs w:val="20"/>
              </w:rPr>
            </w:pPr>
            <w:r>
              <w:rPr>
                <w:rFonts w:ascii="Arial" w:hAnsi="Arial" w:cs="Arial"/>
                <w:sz w:val="20"/>
                <w:szCs w:val="20"/>
              </w:rPr>
              <w:t>Sekh Umar</w:t>
            </w:r>
            <w:del w:id="13" w:author="saurabh.sarkar" w:date="2013-05-11T11:01:00Z">
              <w:r w:rsidR="00783B71" w:rsidDel="00E2785D">
                <w:rPr>
                  <w:rFonts w:ascii="Arial" w:hAnsi="Arial" w:cs="Arial"/>
                  <w:sz w:val="20"/>
                  <w:szCs w:val="20"/>
                </w:rPr>
                <w:delText>Sunil Kumar Dehuri</w:delText>
              </w:r>
            </w:del>
          </w:p>
        </w:tc>
        <w:tc>
          <w:tcPr>
            <w:tcW w:w="3870" w:type="dxa"/>
            <w:vAlign w:val="center"/>
          </w:tcPr>
          <w:p w14:paraId="5D6A0A5B" w14:textId="77777777" w:rsidR="005F144E" w:rsidRPr="000F40A1" w:rsidRDefault="005F144E" w:rsidP="005F144E">
            <w:pPr>
              <w:pStyle w:val="ApprovalHeader"/>
              <w:spacing w:after="480"/>
              <w:jc w:val="center"/>
              <w:outlineLvl w:val="0"/>
              <w:rPr>
                <w:rFonts w:cs="Arial"/>
                <w:b w:val="0"/>
                <w:sz w:val="20"/>
              </w:rPr>
            </w:pPr>
          </w:p>
        </w:tc>
      </w:tr>
    </w:tbl>
    <w:p w14:paraId="68D9D508" w14:textId="77777777" w:rsidR="005F144E" w:rsidRDefault="005F144E" w:rsidP="005C3D24">
      <w:pPr>
        <w:tabs>
          <w:tab w:val="left" w:pos="0"/>
        </w:tabs>
        <w:rPr>
          <w:rFonts w:ascii="Arial" w:hAnsi="Arial" w:cs="Arial"/>
          <w:sz w:val="20"/>
        </w:rPr>
      </w:pPr>
    </w:p>
    <w:p w14:paraId="07CE8055" w14:textId="77777777" w:rsidR="00783B71" w:rsidRDefault="00783B71" w:rsidP="005C3D24">
      <w:pPr>
        <w:tabs>
          <w:tab w:val="left" w:pos="0"/>
        </w:tabs>
        <w:rPr>
          <w:rFonts w:ascii="Arial" w:hAnsi="Arial" w:cs="Arial"/>
          <w:sz w:val="20"/>
        </w:rPr>
      </w:pPr>
    </w:p>
    <w:p w14:paraId="4EA64FB9" w14:textId="77777777" w:rsidR="005C3D24" w:rsidRPr="00EE37C1" w:rsidRDefault="005C3D24" w:rsidP="005C3D24">
      <w:pPr>
        <w:pBdr>
          <w:top w:val="single" w:sz="4" w:space="1" w:color="auto"/>
          <w:left w:val="single" w:sz="4" w:space="4" w:color="auto"/>
          <w:bottom w:val="single" w:sz="4" w:space="1" w:color="auto"/>
          <w:right w:val="single" w:sz="4" w:space="4" w:color="auto"/>
        </w:pBdr>
        <w:tabs>
          <w:tab w:val="left" w:pos="5670"/>
        </w:tabs>
        <w:jc w:val="both"/>
        <w:rPr>
          <w:rFonts w:ascii="Arial" w:hAnsi="Arial" w:cs="Arial"/>
          <w:sz w:val="16"/>
          <w:szCs w:val="16"/>
        </w:rPr>
      </w:pPr>
    </w:p>
    <w:p w14:paraId="5D4D4A9D" w14:textId="77777777" w:rsidR="005C3D24" w:rsidRPr="00EE37C1" w:rsidRDefault="005C3D24" w:rsidP="005C3D24">
      <w:pPr>
        <w:pBdr>
          <w:top w:val="single" w:sz="4" w:space="1" w:color="auto"/>
          <w:left w:val="single" w:sz="4" w:space="4" w:color="auto"/>
          <w:bottom w:val="single" w:sz="4" w:space="1" w:color="auto"/>
          <w:right w:val="single" w:sz="4" w:space="4" w:color="auto"/>
        </w:pBdr>
        <w:tabs>
          <w:tab w:val="left" w:pos="5670"/>
        </w:tabs>
        <w:jc w:val="both"/>
        <w:rPr>
          <w:rFonts w:ascii="Arial" w:hAnsi="Arial" w:cs="Arial"/>
          <w:sz w:val="16"/>
          <w:szCs w:val="16"/>
        </w:rPr>
      </w:pPr>
      <w:r w:rsidRPr="00EE37C1">
        <w:rPr>
          <w:rFonts w:ascii="Arial" w:hAnsi="Arial" w:cs="Arial"/>
          <w:sz w:val="16"/>
          <w:szCs w:val="16"/>
        </w:rPr>
        <w:t xml:space="preserve">All product names </w:t>
      </w:r>
      <w:r w:rsidR="001F650B" w:rsidRPr="00EE37C1">
        <w:rPr>
          <w:rFonts w:ascii="Arial" w:hAnsi="Arial" w:cs="Arial"/>
          <w:sz w:val="16"/>
          <w:szCs w:val="16"/>
        </w:rPr>
        <w:t xml:space="preserve">if </w:t>
      </w:r>
      <w:r w:rsidRPr="00EE37C1">
        <w:rPr>
          <w:rFonts w:ascii="Arial" w:hAnsi="Arial" w:cs="Arial"/>
          <w:sz w:val="16"/>
          <w:szCs w:val="16"/>
        </w:rPr>
        <w:t xml:space="preserve">referenced herein are trademarks of their respective companies. </w:t>
      </w:r>
    </w:p>
    <w:p w14:paraId="79346424" w14:textId="77777777" w:rsidR="0037235C" w:rsidRPr="00EE37C1" w:rsidRDefault="0037235C" w:rsidP="005C3D24">
      <w:pPr>
        <w:bidi/>
        <w:rPr>
          <w:rFonts w:ascii="Arial" w:hAnsi="Arial" w:cs="Arial"/>
          <w:bCs/>
          <w:sz w:val="20"/>
        </w:rPr>
        <w:sectPr w:rsidR="0037235C" w:rsidRPr="00EE37C1" w:rsidSect="00F80EDA">
          <w:pgSz w:w="12240" w:h="15840" w:code="1"/>
          <w:pgMar w:top="1440" w:right="1800" w:bottom="547" w:left="1800" w:header="720" w:footer="720" w:gutter="0"/>
          <w:pgBorders w:offsetFrom="page">
            <w:top w:val="thinThickMediumGap" w:sz="8" w:space="24" w:color="auto"/>
            <w:left w:val="thinThickMediumGap" w:sz="8" w:space="24" w:color="auto"/>
            <w:bottom w:val="thickThinMediumGap" w:sz="8" w:space="24" w:color="auto"/>
            <w:right w:val="thickThinMediumGap" w:sz="8" w:space="24" w:color="auto"/>
          </w:pgBorders>
          <w:cols w:space="720"/>
          <w:titlePg/>
          <w:docGrid w:linePitch="360"/>
        </w:sectPr>
      </w:pPr>
    </w:p>
    <w:p w14:paraId="38E9226C" w14:textId="77777777" w:rsidR="00220F69" w:rsidRDefault="00220F69" w:rsidP="0037235C">
      <w:pPr>
        <w:rPr>
          <w:rFonts w:ascii="Arial" w:hAnsi="Arial" w:cs="Arial"/>
          <w:b/>
          <w:sz w:val="20"/>
        </w:rPr>
      </w:pPr>
    </w:p>
    <w:p w14:paraId="6C154FB2" w14:textId="77777777" w:rsidR="00220F69" w:rsidRDefault="00220F69" w:rsidP="0037235C">
      <w:pPr>
        <w:rPr>
          <w:rFonts w:ascii="Arial" w:hAnsi="Arial" w:cs="Arial"/>
          <w:b/>
          <w:sz w:val="20"/>
        </w:rPr>
      </w:pPr>
    </w:p>
    <w:p w14:paraId="62B2560D" w14:textId="77777777" w:rsidR="00220F69" w:rsidRDefault="00220F69" w:rsidP="0037235C">
      <w:pPr>
        <w:rPr>
          <w:rFonts w:ascii="Arial" w:hAnsi="Arial" w:cs="Arial"/>
          <w:b/>
          <w:sz w:val="20"/>
        </w:rPr>
      </w:pPr>
    </w:p>
    <w:p w14:paraId="69F2A3A0" w14:textId="089F4F50" w:rsidR="0037235C" w:rsidRPr="00274B9F" w:rsidRDefault="0037235C" w:rsidP="0037235C">
      <w:pPr>
        <w:rPr>
          <w:rFonts w:ascii="Arial" w:hAnsi="Arial" w:cs="Arial"/>
          <w:b/>
          <w:sz w:val="20"/>
        </w:rPr>
      </w:pPr>
      <w:r w:rsidRPr="00274B9F">
        <w:rPr>
          <w:rFonts w:ascii="Arial" w:hAnsi="Arial" w:cs="Arial"/>
          <w:b/>
          <w:sz w:val="20"/>
        </w:rPr>
        <w:t>Document Management Information</w:t>
      </w:r>
    </w:p>
    <w:p w14:paraId="1C7C165B" w14:textId="77777777" w:rsidR="003B71B3" w:rsidRPr="00EE37C1" w:rsidRDefault="003B71B3" w:rsidP="0037235C">
      <w:pPr>
        <w:rPr>
          <w:rFonts w:ascii="Arial" w:hAnsi="Arial" w:cs="Arial"/>
          <w:bCs/>
          <w:sz w:val="20"/>
        </w:rPr>
      </w:pPr>
    </w:p>
    <w:p w14:paraId="5F7263BE" w14:textId="77777777" w:rsidR="0037235C" w:rsidRPr="00EE37C1" w:rsidRDefault="0037235C" w:rsidP="0037235C">
      <w:pPr>
        <w:rPr>
          <w:rFonts w:ascii="Arial" w:hAnsi="Arial" w:cs="Arial"/>
          <w:b/>
          <w:sz w:val="20"/>
        </w:rPr>
      </w:pPr>
    </w:p>
    <w:p w14:paraId="42696330" w14:textId="3002633D" w:rsidR="0037235C" w:rsidRPr="00EE37C1" w:rsidRDefault="00257E09" w:rsidP="00385533">
      <w:pPr>
        <w:rPr>
          <w:rFonts w:ascii="Arial" w:hAnsi="Arial" w:cs="Arial"/>
          <w:spacing w:val="-5"/>
          <w:sz w:val="20"/>
          <w:szCs w:val="22"/>
        </w:rPr>
      </w:pPr>
      <w:r w:rsidRPr="00257E09">
        <w:rPr>
          <w:rFonts w:ascii="Arial" w:hAnsi="Arial" w:cs="Arial"/>
          <w:b/>
          <w:spacing w:val="-5"/>
          <w:sz w:val="20"/>
          <w:szCs w:val="22"/>
          <w:rPrChange w:id="14" w:author="saurabh.sarkar" w:date="2013-05-11T11:01:00Z">
            <w:rPr>
              <w:rFonts w:ascii="Arial" w:hAnsi="Arial" w:cs="Arial"/>
              <w:spacing w:val="-5"/>
              <w:sz w:val="20"/>
              <w:szCs w:val="22"/>
            </w:rPr>
          </w:rPrChange>
        </w:rPr>
        <w:t>Document Title</w:t>
      </w:r>
      <w:r w:rsidR="008C0052">
        <w:rPr>
          <w:rFonts w:ascii="Arial" w:hAnsi="Arial" w:cs="Arial"/>
          <w:b/>
          <w:spacing w:val="-5"/>
          <w:sz w:val="20"/>
          <w:szCs w:val="22"/>
        </w:rPr>
        <w:t xml:space="preserve"> </w:t>
      </w:r>
      <w:r w:rsidRPr="00257E09">
        <w:rPr>
          <w:rFonts w:ascii="Arial" w:hAnsi="Arial" w:cs="Arial"/>
          <w:b/>
          <w:spacing w:val="-5"/>
          <w:sz w:val="20"/>
          <w:szCs w:val="22"/>
          <w:rPrChange w:id="15" w:author="saurabh.sarkar" w:date="2013-05-11T11:01:00Z">
            <w:rPr>
              <w:rFonts w:ascii="Arial" w:hAnsi="Arial" w:cs="Arial"/>
              <w:spacing w:val="-5"/>
              <w:sz w:val="20"/>
              <w:szCs w:val="22"/>
            </w:rPr>
          </w:rPrChange>
        </w:rPr>
        <w:t>:</w:t>
      </w:r>
      <w:r w:rsidR="008C0052">
        <w:rPr>
          <w:rFonts w:ascii="Arial" w:hAnsi="Arial" w:cs="Arial"/>
          <w:b/>
          <w:spacing w:val="-5"/>
          <w:sz w:val="20"/>
          <w:szCs w:val="22"/>
        </w:rPr>
        <w:t xml:space="preserve"> </w:t>
      </w:r>
      <w:del w:id="16" w:author="saurabh.sarkar" w:date="2013-05-11T11:01:00Z">
        <w:r w:rsidR="00E73FCC" w:rsidRPr="00E73FCC" w:rsidDel="00E2785D">
          <w:rPr>
            <w:rFonts w:ascii="Arial" w:hAnsi="Arial" w:cs="Arial"/>
            <w:spacing w:val="-5"/>
            <w:sz w:val="20"/>
            <w:szCs w:val="22"/>
          </w:rPr>
          <w:delText xml:space="preserve">Control of Records </w:delText>
        </w:r>
        <w:r w:rsidR="00C14988" w:rsidDel="00E2785D">
          <w:rPr>
            <w:rFonts w:ascii="Arial" w:hAnsi="Arial" w:cs="Arial"/>
            <w:spacing w:val="-5"/>
            <w:sz w:val="20"/>
            <w:szCs w:val="22"/>
          </w:rPr>
          <w:delText>Procedure</w:delText>
        </w:r>
      </w:del>
      <w:ins w:id="17" w:author="saurabh.sarkar" w:date="2013-05-11T11:01:00Z">
        <w:r w:rsidR="00E2785D">
          <w:rPr>
            <w:rFonts w:ascii="Arial" w:hAnsi="Arial" w:cs="Arial"/>
            <w:spacing w:val="-5"/>
            <w:sz w:val="20"/>
            <w:szCs w:val="22"/>
          </w:rPr>
          <w:t xml:space="preserve"> </w:t>
        </w:r>
      </w:ins>
      <w:r w:rsidR="007B25B5">
        <w:rPr>
          <w:rFonts w:ascii="Arial" w:hAnsi="Arial" w:cs="Arial"/>
          <w:spacing w:val="-5"/>
          <w:sz w:val="20"/>
          <w:szCs w:val="22"/>
        </w:rPr>
        <w:t>Tools Track</w:t>
      </w:r>
      <w:r w:rsidR="00220F69">
        <w:rPr>
          <w:rFonts w:ascii="Arial" w:hAnsi="Arial" w:cs="Arial"/>
          <w:spacing w:val="-5"/>
          <w:sz w:val="20"/>
          <w:szCs w:val="22"/>
        </w:rPr>
        <w:t>er</w:t>
      </w:r>
      <w:r w:rsidR="00CD7197">
        <w:rPr>
          <w:rFonts w:ascii="Arial" w:hAnsi="Arial" w:cs="Arial"/>
          <w:spacing w:val="-5"/>
          <w:sz w:val="20"/>
          <w:szCs w:val="22"/>
        </w:rPr>
        <w:t xml:space="preserve"> </w:t>
      </w:r>
      <w:r w:rsidR="00006EF5">
        <w:rPr>
          <w:rFonts w:ascii="Arial" w:hAnsi="Arial" w:cs="Arial"/>
          <w:spacing w:val="-5"/>
          <w:sz w:val="20"/>
          <w:szCs w:val="22"/>
        </w:rPr>
        <w:t>Application</w:t>
      </w:r>
      <w:r w:rsidR="00220F69">
        <w:rPr>
          <w:rFonts w:ascii="Arial" w:hAnsi="Arial" w:cs="Arial"/>
          <w:spacing w:val="-5"/>
          <w:sz w:val="20"/>
          <w:szCs w:val="22"/>
        </w:rPr>
        <w:t xml:space="preserve"> Document </w:t>
      </w:r>
    </w:p>
    <w:p w14:paraId="600F093E" w14:textId="77777777" w:rsidR="0037235C" w:rsidRPr="00EE37C1" w:rsidRDefault="0037235C" w:rsidP="0037235C">
      <w:pPr>
        <w:rPr>
          <w:rFonts w:ascii="Arial" w:hAnsi="Arial" w:cs="Arial"/>
          <w:sz w:val="20"/>
          <w:szCs w:val="22"/>
        </w:rPr>
      </w:pPr>
    </w:p>
    <w:p w14:paraId="3BE28370" w14:textId="77777777" w:rsidR="0037235C" w:rsidRPr="00EE37C1" w:rsidRDefault="0037235C" w:rsidP="0037235C">
      <w:pPr>
        <w:rPr>
          <w:rFonts w:ascii="Arial" w:hAnsi="Arial" w:cs="Arial"/>
          <w:sz w:val="20"/>
          <w:szCs w:val="22"/>
        </w:rPr>
      </w:pPr>
    </w:p>
    <w:p w14:paraId="7BD93973" w14:textId="77777777" w:rsidR="0037235C" w:rsidRPr="00EE37C1" w:rsidRDefault="00257E09" w:rsidP="00385533">
      <w:pPr>
        <w:rPr>
          <w:rFonts w:ascii="Arial" w:hAnsi="Arial" w:cs="Arial"/>
          <w:spacing w:val="-5"/>
          <w:sz w:val="20"/>
          <w:szCs w:val="22"/>
        </w:rPr>
      </w:pPr>
      <w:r w:rsidRPr="00257E09">
        <w:rPr>
          <w:rFonts w:ascii="Arial" w:hAnsi="Arial" w:cs="Arial"/>
          <w:b/>
          <w:spacing w:val="-5"/>
          <w:sz w:val="20"/>
          <w:szCs w:val="22"/>
          <w:rPrChange w:id="18" w:author="saurabh.sarkar" w:date="2013-05-11T11:02:00Z">
            <w:rPr>
              <w:rFonts w:ascii="Arial" w:hAnsi="Arial" w:cs="Arial"/>
              <w:spacing w:val="-5"/>
              <w:sz w:val="20"/>
              <w:szCs w:val="22"/>
            </w:rPr>
          </w:rPrChange>
        </w:rPr>
        <w:t>Document Status</w:t>
      </w:r>
      <w:r w:rsidR="008C0052">
        <w:rPr>
          <w:rFonts w:ascii="Arial" w:hAnsi="Arial" w:cs="Arial"/>
          <w:b/>
          <w:spacing w:val="-5"/>
          <w:sz w:val="20"/>
          <w:szCs w:val="22"/>
        </w:rPr>
        <w:t xml:space="preserve"> </w:t>
      </w:r>
      <w:r w:rsidRPr="00257E09">
        <w:rPr>
          <w:rFonts w:ascii="Arial" w:hAnsi="Arial" w:cs="Arial"/>
          <w:b/>
          <w:spacing w:val="-5"/>
          <w:sz w:val="20"/>
          <w:szCs w:val="22"/>
          <w:rPrChange w:id="19" w:author="saurabh.sarkar" w:date="2013-05-11T11:02:00Z">
            <w:rPr>
              <w:rFonts w:ascii="Arial" w:hAnsi="Arial" w:cs="Arial"/>
              <w:spacing w:val="-5"/>
              <w:sz w:val="20"/>
              <w:szCs w:val="22"/>
            </w:rPr>
          </w:rPrChange>
        </w:rPr>
        <w:t>:</w:t>
      </w:r>
      <w:r w:rsidR="002C5339">
        <w:rPr>
          <w:rFonts w:ascii="Arial" w:hAnsi="Arial" w:cs="Arial"/>
          <w:b/>
          <w:spacing w:val="-5"/>
          <w:sz w:val="20"/>
          <w:szCs w:val="22"/>
        </w:rPr>
        <w:t xml:space="preserve"> </w:t>
      </w:r>
      <w:r w:rsidR="000F40A1">
        <w:rPr>
          <w:rFonts w:ascii="Arial" w:hAnsi="Arial" w:cs="Arial"/>
          <w:spacing w:val="-5"/>
          <w:sz w:val="20"/>
          <w:szCs w:val="22"/>
        </w:rPr>
        <w:t>Final</w:t>
      </w:r>
    </w:p>
    <w:p w14:paraId="577DE1D8" w14:textId="77777777" w:rsidR="003B71B3" w:rsidRPr="00EE37C1" w:rsidRDefault="003B71B3" w:rsidP="0037235C">
      <w:pPr>
        <w:rPr>
          <w:rFonts w:ascii="Arial" w:hAnsi="Arial" w:cs="Arial"/>
          <w:spacing w:val="-5"/>
          <w:sz w:val="20"/>
          <w:szCs w:val="22"/>
        </w:rPr>
      </w:pPr>
    </w:p>
    <w:p w14:paraId="134DF90F" w14:textId="77777777" w:rsidR="0037235C" w:rsidRPr="00EE37C1" w:rsidRDefault="0037235C" w:rsidP="0037235C">
      <w:pPr>
        <w:rPr>
          <w:rFonts w:ascii="Arial" w:hAnsi="Arial" w:cs="Arial"/>
          <w:b/>
          <w:sz w:val="20"/>
        </w:rPr>
      </w:pPr>
    </w:p>
    <w:p w14:paraId="315862E8" w14:textId="77777777" w:rsidR="0037235C" w:rsidRPr="00EE37C1" w:rsidRDefault="0037235C" w:rsidP="0037235C">
      <w:pPr>
        <w:rPr>
          <w:rFonts w:ascii="Arial" w:hAnsi="Arial" w:cs="Arial"/>
          <w:b/>
          <w:spacing w:val="-5"/>
          <w:sz w:val="20"/>
          <w:szCs w:val="20"/>
        </w:rPr>
      </w:pPr>
      <w:r w:rsidRPr="00EE37C1">
        <w:rPr>
          <w:rFonts w:ascii="Arial" w:hAnsi="Arial" w:cs="Arial"/>
          <w:b/>
          <w:spacing w:val="-5"/>
          <w:sz w:val="20"/>
          <w:szCs w:val="20"/>
        </w:rPr>
        <w:t>Document Publication History:</w:t>
      </w:r>
    </w:p>
    <w:p w14:paraId="26D72970" w14:textId="77777777" w:rsidR="0037235C" w:rsidRPr="00EE37C1" w:rsidRDefault="0037235C" w:rsidP="0037235C">
      <w:pPr>
        <w:rPr>
          <w:rFonts w:ascii="Arial" w:hAnsi="Arial" w:cs="Arial"/>
          <w:bCs/>
          <w:sz w:val="20"/>
        </w:rPr>
      </w:pPr>
      <w:r w:rsidRPr="00EE37C1">
        <w:rPr>
          <w:rFonts w:ascii="Arial" w:hAnsi="Arial" w:cs="Arial"/>
          <w:bCs/>
          <w:sz w:val="20"/>
        </w:rPr>
        <w:t>(All revisions made to this document must be listed in chronological order)</w:t>
      </w:r>
    </w:p>
    <w:p w14:paraId="275D6849" w14:textId="77777777" w:rsidR="0037235C" w:rsidRPr="00EE37C1" w:rsidRDefault="0037235C" w:rsidP="0037235C">
      <w:pPr>
        <w:rPr>
          <w:rFonts w:ascii="Arial" w:hAnsi="Arial" w:cs="Arial"/>
          <w:sz w:val="20"/>
          <w:szCs w:val="2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1139"/>
        <w:gridCol w:w="2101"/>
        <w:gridCol w:w="2164"/>
        <w:gridCol w:w="3792"/>
      </w:tblGrid>
      <w:tr w:rsidR="0037235C" w:rsidRPr="00EE37C1" w14:paraId="74AB74DE" w14:textId="77777777" w:rsidTr="00A42BEB">
        <w:trPr>
          <w:trHeight w:val="385"/>
        </w:trPr>
        <w:tc>
          <w:tcPr>
            <w:tcW w:w="1139" w:type="dxa"/>
            <w:shd w:val="clear" w:color="auto" w:fill="E6E6E6"/>
          </w:tcPr>
          <w:p w14:paraId="45766DA5" w14:textId="77777777" w:rsidR="0037235C" w:rsidRPr="00EE37C1" w:rsidRDefault="0037235C" w:rsidP="00537E7C">
            <w:pPr>
              <w:pStyle w:val="Tabletext"/>
              <w:jc w:val="center"/>
              <w:rPr>
                <w:b/>
                <w:bCs/>
              </w:rPr>
            </w:pPr>
            <w:r w:rsidRPr="00EE37C1">
              <w:rPr>
                <w:b/>
                <w:bCs/>
              </w:rPr>
              <w:t>Version</w:t>
            </w:r>
          </w:p>
        </w:tc>
        <w:tc>
          <w:tcPr>
            <w:tcW w:w="2101" w:type="dxa"/>
            <w:shd w:val="clear" w:color="auto" w:fill="E6E6E6"/>
          </w:tcPr>
          <w:p w14:paraId="6B592476" w14:textId="77777777" w:rsidR="0037235C" w:rsidRPr="00EE37C1" w:rsidRDefault="0037235C" w:rsidP="00537E7C">
            <w:pPr>
              <w:pStyle w:val="Tabletext"/>
              <w:jc w:val="center"/>
              <w:rPr>
                <w:b/>
                <w:bCs/>
              </w:rPr>
            </w:pPr>
            <w:r w:rsidRPr="00EE37C1">
              <w:rPr>
                <w:b/>
                <w:bCs/>
              </w:rPr>
              <w:t>Date</w:t>
            </w:r>
          </w:p>
        </w:tc>
        <w:tc>
          <w:tcPr>
            <w:tcW w:w="2164" w:type="dxa"/>
            <w:shd w:val="clear" w:color="auto" w:fill="E6E6E6"/>
          </w:tcPr>
          <w:p w14:paraId="55D8B4AF" w14:textId="77777777" w:rsidR="0037235C" w:rsidRPr="00EE37C1" w:rsidRDefault="0037235C" w:rsidP="00537E7C">
            <w:pPr>
              <w:pStyle w:val="Tabletext"/>
              <w:jc w:val="center"/>
              <w:rPr>
                <w:b/>
                <w:bCs/>
              </w:rPr>
            </w:pPr>
            <w:r w:rsidRPr="00EE37C1">
              <w:rPr>
                <w:b/>
                <w:bCs/>
              </w:rPr>
              <w:t>Author(s)</w:t>
            </w:r>
          </w:p>
        </w:tc>
        <w:tc>
          <w:tcPr>
            <w:tcW w:w="3792" w:type="dxa"/>
            <w:shd w:val="clear" w:color="auto" w:fill="E6E6E6"/>
          </w:tcPr>
          <w:p w14:paraId="7598741D" w14:textId="77777777" w:rsidR="0037235C" w:rsidRPr="00EE37C1" w:rsidRDefault="0037235C" w:rsidP="00537E7C">
            <w:pPr>
              <w:pStyle w:val="Tabletext"/>
              <w:jc w:val="center"/>
              <w:rPr>
                <w:b/>
                <w:bCs/>
              </w:rPr>
            </w:pPr>
            <w:r w:rsidRPr="00EE37C1">
              <w:rPr>
                <w:b/>
                <w:bCs/>
              </w:rPr>
              <w:t>R</w:t>
            </w:r>
            <w:bookmarkStart w:id="20" w:name="_Hlt21927099"/>
            <w:bookmarkEnd w:id="20"/>
            <w:r w:rsidRPr="00EE37C1">
              <w:rPr>
                <w:b/>
                <w:bCs/>
              </w:rPr>
              <w:t>emark</w:t>
            </w:r>
          </w:p>
        </w:tc>
      </w:tr>
      <w:tr w:rsidR="0023457E" w:rsidRPr="00EE37C1" w14:paraId="621233A1" w14:textId="77777777" w:rsidTr="00A42BEB">
        <w:trPr>
          <w:trHeight w:val="385"/>
        </w:trPr>
        <w:tc>
          <w:tcPr>
            <w:tcW w:w="1139" w:type="dxa"/>
          </w:tcPr>
          <w:p w14:paraId="70AF5E0F" w14:textId="77777777" w:rsidR="0023457E" w:rsidRPr="00EE37C1" w:rsidRDefault="006E6434" w:rsidP="003B71B3">
            <w:pPr>
              <w:pStyle w:val="Tabletext"/>
            </w:pPr>
            <w:r>
              <w:t>1.0</w:t>
            </w:r>
          </w:p>
        </w:tc>
        <w:tc>
          <w:tcPr>
            <w:tcW w:w="2101" w:type="dxa"/>
          </w:tcPr>
          <w:p w14:paraId="12B85791" w14:textId="120BF391" w:rsidR="0023457E" w:rsidRPr="00EE37C1" w:rsidRDefault="00A42BEB" w:rsidP="000F40A1">
            <w:pPr>
              <w:pStyle w:val="Tabletext"/>
            </w:pPr>
            <w:r>
              <w:t xml:space="preserve"> </w:t>
            </w:r>
            <w:del w:id="21" w:author="saurabh.sarkar" w:date="2013-05-11T11:02:00Z">
              <w:r w:rsidR="00F80EDA" w:rsidDel="00E2785D">
                <w:delText>1 October 2012</w:delText>
              </w:r>
            </w:del>
          </w:p>
        </w:tc>
        <w:tc>
          <w:tcPr>
            <w:tcW w:w="2164" w:type="dxa"/>
          </w:tcPr>
          <w:p w14:paraId="450421BA" w14:textId="174AEEB2" w:rsidR="0023457E" w:rsidRPr="00EE37C1" w:rsidRDefault="00F80EDA" w:rsidP="003B71B3">
            <w:pPr>
              <w:pStyle w:val="Tabletext"/>
            </w:pPr>
            <w:del w:id="22" w:author="saurabh.sarkar" w:date="2013-05-11T11:02:00Z">
              <w:r w:rsidDel="00E2785D">
                <w:delText>Sasanka Datta</w:delText>
              </w:r>
            </w:del>
          </w:p>
        </w:tc>
        <w:tc>
          <w:tcPr>
            <w:tcW w:w="3792" w:type="dxa"/>
          </w:tcPr>
          <w:p w14:paraId="4A8EC46C" w14:textId="5A3532C9" w:rsidR="0023457E" w:rsidRPr="00EE37C1" w:rsidRDefault="003A6534" w:rsidP="003A6534">
            <w:pPr>
              <w:pStyle w:val="Tabletext"/>
              <w:jc w:val="center"/>
            </w:pPr>
            <w:r>
              <w:t>Final</w:t>
            </w:r>
            <w:del w:id="23" w:author="saurabh.sarkar" w:date="2013-05-11T11:02:00Z">
              <w:r w:rsidR="000F40A1" w:rsidDel="00E2785D">
                <w:delText>Final</w:delText>
              </w:r>
            </w:del>
          </w:p>
        </w:tc>
      </w:tr>
    </w:tbl>
    <w:p w14:paraId="6F53A3DE" w14:textId="77777777" w:rsidR="0037235C" w:rsidRPr="00EE37C1" w:rsidRDefault="0037235C" w:rsidP="0037235C">
      <w:pPr>
        <w:rPr>
          <w:rFonts w:ascii="Arial" w:hAnsi="Arial" w:cs="Arial"/>
          <w:b/>
          <w:sz w:val="20"/>
        </w:rPr>
      </w:pPr>
    </w:p>
    <w:p w14:paraId="76C26991" w14:textId="77777777" w:rsidR="0037235C" w:rsidRDefault="00B85219" w:rsidP="0037235C">
      <w:pPr>
        <w:rPr>
          <w:rFonts w:ascii="Arial" w:hAnsi="Arial" w:cs="Arial"/>
          <w:b/>
          <w:spacing w:val="-5"/>
          <w:sz w:val="20"/>
          <w:szCs w:val="20"/>
        </w:rPr>
      </w:pPr>
      <w:r>
        <w:rPr>
          <w:rFonts w:ascii="Arial" w:hAnsi="Arial" w:cs="Arial"/>
          <w:b/>
          <w:spacing w:val="-5"/>
          <w:sz w:val="20"/>
          <w:szCs w:val="20"/>
        </w:rPr>
        <w:t>Version</w:t>
      </w:r>
      <w:r w:rsidR="0037235C" w:rsidRPr="00EE37C1">
        <w:rPr>
          <w:rFonts w:ascii="Arial" w:hAnsi="Arial" w:cs="Arial"/>
          <w:b/>
          <w:spacing w:val="-5"/>
          <w:sz w:val="20"/>
          <w:szCs w:val="20"/>
        </w:rPr>
        <w:t xml:space="preserve"> History:</w:t>
      </w:r>
    </w:p>
    <w:p w14:paraId="1B58CB80" w14:textId="77777777" w:rsidR="00D95A6B" w:rsidRPr="00EE37C1" w:rsidRDefault="00D95A6B" w:rsidP="0037235C">
      <w:pPr>
        <w:rPr>
          <w:rFonts w:ascii="Arial" w:hAnsi="Arial" w:cs="Arial"/>
          <w:b/>
          <w:spacing w:val="-5"/>
          <w:sz w:val="20"/>
          <w:szCs w:val="20"/>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80"/>
        <w:gridCol w:w="1755"/>
        <w:gridCol w:w="2552"/>
        <w:gridCol w:w="3883"/>
      </w:tblGrid>
      <w:tr w:rsidR="00761FD2" w:rsidRPr="00761FD2" w14:paraId="58F4351F" w14:textId="77777777">
        <w:tc>
          <w:tcPr>
            <w:tcW w:w="1080" w:type="dxa"/>
            <w:tcBorders>
              <w:top w:val="single" w:sz="4" w:space="0" w:color="auto"/>
              <w:left w:val="single" w:sz="4" w:space="0" w:color="auto"/>
              <w:bottom w:val="single" w:sz="4" w:space="0" w:color="auto"/>
              <w:right w:val="single" w:sz="4" w:space="0" w:color="auto"/>
            </w:tcBorders>
            <w:shd w:val="clear" w:color="auto" w:fill="E6E6E6"/>
          </w:tcPr>
          <w:p w14:paraId="3883AFAA" w14:textId="77777777" w:rsidR="00761FD2" w:rsidRPr="00761FD2" w:rsidRDefault="00761FD2" w:rsidP="00537E7C">
            <w:pPr>
              <w:pStyle w:val="Tabletext"/>
              <w:jc w:val="center"/>
              <w:rPr>
                <w:b/>
                <w:bCs/>
              </w:rPr>
            </w:pPr>
            <w:r w:rsidRPr="00761FD2">
              <w:rPr>
                <w:b/>
                <w:bCs/>
              </w:rPr>
              <w:t>Version</w:t>
            </w:r>
          </w:p>
        </w:tc>
        <w:tc>
          <w:tcPr>
            <w:tcW w:w="1755" w:type="dxa"/>
            <w:tcBorders>
              <w:top w:val="single" w:sz="4" w:space="0" w:color="auto"/>
              <w:left w:val="single" w:sz="4" w:space="0" w:color="auto"/>
              <w:bottom w:val="single" w:sz="4" w:space="0" w:color="auto"/>
              <w:right w:val="single" w:sz="4" w:space="0" w:color="auto"/>
            </w:tcBorders>
            <w:shd w:val="clear" w:color="auto" w:fill="E6E6E6"/>
          </w:tcPr>
          <w:p w14:paraId="2EF6CF25" w14:textId="77777777" w:rsidR="00761FD2" w:rsidRPr="00761FD2" w:rsidRDefault="00761FD2" w:rsidP="00537E7C">
            <w:pPr>
              <w:pStyle w:val="Tabletext"/>
              <w:jc w:val="center"/>
              <w:rPr>
                <w:b/>
                <w:bCs/>
              </w:rPr>
            </w:pPr>
            <w:r w:rsidRPr="00761FD2">
              <w:rPr>
                <w:b/>
                <w:bCs/>
              </w:rPr>
              <w:t>Page</w:t>
            </w:r>
          </w:p>
        </w:tc>
        <w:tc>
          <w:tcPr>
            <w:tcW w:w="2552" w:type="dxa"/>
            <w:tcBorders>
              <w:top w:val="single" w:sz="4" w:space="0" w:color="auto"/>
              <w:left w:val="single" w:sz="4" w:space="0" w:color="auto"/>
              <w:bottom w:val="single" w:sz="4" w:space="0" w:color="auto"/>
              <w:right w:val="single" w:sz="4" w:space="0" w:color="auto"/>
            </w:tcBorders>
            <w:shd w:val="clear" w:color="auto" w:fill="E6E6E6"/>
          </w:tcPr>
          <w:p w14:paraId="4D7595BB" w14:textId="77777777" w:rsidR="00761FD2" w:rsidRPr="00761FD2" w:rsidRDefault="00761FD2" w:rsidP="00537E7C">
            <w:pPr>
              <w:pStyle w:val="Tabletext"/>
              <w:jc w:val="center"/>
              <w:rPr>
                <w:b/>
                <w:bCs/>
              </w:rPr>
            </w:pPr>
            <w:r w:rsidRPr="00761FD2">
              <w:rPr>
                <w:b/>
                <w:bCs/>
              </w:rPr>
              <w:t>Date</w:t>
            </w:r>
          </w:p>
        </w:tc>
        <w:tc>
          <w:tcPr>
            <w:tcW w:w="3883" w:type="dxa"/>
            <w:tcBorders>
              <w:top w:val="single" w:sz="4" w:space="0" w:color="auto"/>
              <w:left w:val="single" w:sz="4" w:space="0" w:color="auto"/>
              <w:bottom w:val="single" w:sz="4" w:space="0" w:color="auto"/>
              <w:right w:val="single" w:sz="4" w:space="0" w:color="auto"/>
            </w:tcBorders>
            <w:shd w:val="clear" w:color="auto" w:fill="E6E6E6"/>
          </w:tcPr>
          <w:p w14:paraId="32FE183A" w14:textId="77777777" w:rsidR="00761FD2" w:rsidRPr="00761FD2" w:rsidRDefault="00761FD2" w:rsidP="00537E7C">
            <w:pPr>
              <w:pStyle w:val="Tabletext"/>
              <w:jc w:val="center"/>
              <w:rPr>
                <w:b/>
                <w:bCs/>
              </w:rPr>
            </w:pPr>
            <w:r w:rsidRPr="00761FD2">
              <w:rPr>
                <w:b/>
                <w:bCs/>
              </w:rPr>
              <w:t>Description of Change</w:t>
            </w:r>
          </w:p>
        </w:tc>
      </w:tr>
      <w:tr w:rsidR="00761FD2" w14:paraId="327EEBEE" w14:textId="77777777">
        <w:trPr>
          <w:trHeight w:val="381"/>
        </w:trPr>
        <w:tc>
          <w:tcPr>
            <w:tcW w:w="1080" w:type="dxa"/>
            <w:tcBorders>
              <w:top w:val="single" w:sz="4" w:space="0" w:color="auto"/>
            </w:tcBorders>
            <w:vAlign w:val="center"/>
          </w:tcPr>
          <w:p w14:paraId="2BA6CE1D" w14:textId="77777777" w:rsidR="00761FD2" w:rsidRDefault="00761FD2" w:rsidP="00D95A6B">
            <w:pPr>
              <w:pStyle w:val="Tabletext"/>
              <w:jc w:val="center"/>
            </w:pPr>
            <w:r>
              <w:t>1</w:t>
            </w:r>
            <w:r w:rsidR="00D95A6B">
              <w:t>.0</w:t>
            </w:r>
          </w:p>
        </w:tc>
        <w:tc>
          <w:tcPr>
            <w:tcW w:w="1755" w:type="dxa"/>
            <w:tcBorders>
              <w:top w:val="single" w:sz="4" w:space="0" w:color="auto"/>
            </w:tcBorders>
            <w:vAlign w:val="center"/>
          </w:tcPr>
          <w:p w14:paraId="393DFEEF" w14:textId="77777777" w:rsidR="00761FD2" w:rsidRDefault="00761FD2" w:rsidP="00D95A6B">
            <w:pPr>
              <w:pStyle w:val="Tabletext"/>
              <w:jc w:val="center"/>
            </w:pPr>
            <w:del w:id="24" w:author="saurabh.sarkar" w:date="2013-05-11T11:02:00Z">
              <w:r w:rsidDel="00E2785D">
                <w:delText>All</w:delText>
              </w:r>
            </w:del>
          </w:p>
        </w:tc>
        <w:tc>
          <w:tcPr>
            <w:tcW w:w="2552" w:type="dxa"/>
            <w:tcBorders>
              <w:top w:val="single" w:sz="4" w:space="0" w:color="auto"/>
            </w:tcBorders>
            <w:vAlign w:val="center"/>
          </w:tcPr>
          <w:p w14:paraId="1A69ECD8" w14:textId="77777777" w:rsidR="00761FD2" w:rsidRDefault="00F80EDA" w:rsidP="000F40A1">
            <w:pPr>
              <w:pStyle w:val="Tabletext"/>
              <w:jc w:val="center"/>
            </w:pPr>
            <w:del w:id="25" w:author="saurabh.sarkar" w:date="2013-05-11T11:02:00Z">
              <w:r w:rsidDel="00E2785D">
                <w:delText>1 October 2012</w:delText>
              </w:r>
            </w:del>
          </w:p>
        </w:tc>
        <w:tc>
          <w:tcPr>
            <w:tcW w:w="3883" w:type="dxa"/>
            <w:tcBorders>
              <w:top w:val="single" w:sz="4" w:space="0" w:color="auto"/>
            </w:tcBorders>
            <w:vAlign w:val="center"/>
          </w:tcPr>
          <w:p w14:paraId="6CAFE206" w14:textId="77777777" w:rsidR="00761FD2" w:rsidRDefault="00F80EDA" w:rsidP="00F80EDA">
            <w:pPr>
              <w:pStyle w:val="Tabletext"/>
            </w:pPr>
            <w:del w:id="26" w:author="saurabh.sarkar" w:date="2013-05-11T11:02:00Z">
              <w:r w:rsidDel="00E2785D">
                <w:delText>Final Release</w:delText>
              </w:r>
            </w:del>
          </w:p>
        </w:tc>
      </w:tr>
    </w:tbl>
    <w:p w14:paraId="4A2DC4BB" w14:textId="77777777" w:rsidR="0037235C" w:rsidRDefault="0037235C" w:rsidP="0037235C">
      <w:pPr>
        <w:pStyle w:val="Header"/>
        <w:tabs>
          <w:tab w:val="clear" w:pos="4320"/>
          <w:tab w:val="clear" w:pos="8640"/>
        </w:tabs>
        <w:rPr>
          <w:rFonts w:ascii="Arial" w:hAnsi="Arial" w:cs="Arial"/>
          <w:sz w:val="20"/>
        </w:rPr>
      </w:pPr>
    </w:p>
    <w:p w14:paraId="58E10769" w14:textId="77777777" w:rsidR="00761FD2" w:rsidRDefault="00761FD2" w:rsidP="0037235C">
      <w:pPr>
        <w:pStyle w:val="Header"/>
        <w:tabs>
          <w:tab w:val="clear" w:pos="4320"/>
          <w:tab w:val="clear" w:pos="8640"/>
        </w:tabs>
        <w:rPr>
          <w:rFonts w:ascii="Arial" w:hAnsi="Arial" w:cs="Arial"/>
          <w:sz w:val="20"/>
        </w:rPr>
      </w:pPr>
    </w:p>
    <w:p w14:paraId="4BE619F1" w14:textId="77777777" w:rsidR="00761FD2" w:rsidRDefault="00761FD2" w:rsidP="0037235C">
      <w:pPr>
        <w:pStyle w:val="Header"/>
        <w:tabs>
          <w:tab w:val="clear" w:pos="4320"/>
          <w:tab w:val="clear" w:pos="8640"/>
        </w:tabs>
        <w:rPr>
          <w:rFonts w:ascii="Arial" w:hAnsi="Arial" w:cs="Arial"/>
          <w:sz w:val="20"/>
        </w:rPr>
      </w:pPr>
    </w:p>
    <w:p w14:paraId="557E0160" w14:textId="77777777" w:rsidR="00761FD2" w:rsidRPr="00EE37C1" w:rsidRDefault="00761FD2" w:rsidP="0037235C">
      <w:pPr>
        <w:pStyle w:val="Header"/>
        <w:tabs>
          <w:tab w:val="clear" w:pos="4320"/>
          <w:tab w:val="clear" w:pos="8640"/>
        </w:tabs>
        <w:rPr>
          <w:rFonts w:ascii="Arial" w:hAnsi="Arial" w:cs="Arial"/>
          <w:sz w:val="20"/>
        </w:rPr>
      </w:pPr>
    </w:p>
    <w:p w14:paraId="5E079D02" w14:textId="77777777" w:rsidR="0037235C" w:rsidRDefault="0037235C" w:rsidP="0037235C">
      <w:pPr>
        <w:pStyle w:val="TOC1"/>
        <w:spacing w:after="240" w:line="240" w:lineRule="auto"/>
        <w:rPr>
          <w:ins w:id="27" w:author="saurabh.sarkar" w:date="2013-05-11T11:23:00Z"/>
          <w:rFonts w:cs="Arial"/>
          <w:caps w:val="0"/>
        </w:rPr>
      </w:pPr>
    </w:p>
    <w:p w14:paraId="651F4D76" w14:textId="77777777" w:rsidR="00257E09" w:rsidRDefault="00257E09">
      <w:pPr>
        <w:rPr>
          <w:ins w:id="28" w:author="saurabh.sarkar" w:date="2013-05-11T11:23:00Z"/>
        </w:rPr>
        <w:pPrChange w:id="29" w:author="saurabh.sarkar" w:date="2013-05-11T11:23:00Z">
          <w:pPr>
            <w:pStyle w:val="TOC1"/>
            <w:spacing w:after="240" w:line="240" w:lineRule="auto"/>
          </w:pPr>
        </w:pPrChange>
      </w:pPr>
    </w:p>
    <w:p w14:paraId="7CEB8BBE" w14:textId="77777777" w:rsidR="00257E09" w:rsidRDefault="00257E09">
      <w:pPr>
        <w:rPr>
          <w:ins w:id="30" w:author="saurabh.sarkar" w:date="2013-05-11T11:23:00Z"/>
        </w:rPr>
        <w:pPrChange w:id="31" w:author="saurabh.sarkar" w:date="2013-05-11T11:23:00Z">
          <w:pPr>
            <w:pStyle w:val="TOC1"/>
            <w:spacing w:after="240" w:line="240" w:lineRule="auto"/>
          </w:pPr>
        </w:pPrChange>
      </w:pPr>
    </w:p>
    <w:p w14:paraId="735CFD18" w14:textId="77777777" w:rsidR="00257E09" w:rsidRDefault="00257E09">
      <w:pPr>
        <w:rPr>
          <w:ins w:id="32" w:author="saurabh.sarkar" w:date="2013-05-11T11:23:00Z"/>
        </w:rPr>
        <w:pPrChange w:id="33" w:author="saurabh.sarkar" w:date="2013-05-11T11:23:00Z">
          <w:pPr>
            <w:pStyle w:val="TOC1"/>
            <w:spacing w:after="240" w:line="240" w:lineRule="auto"/>
          </w:pPr>
        </w:pPrChange>
      </w:pPr>
    </w:p>
    <w:p w14:paraId="51667256" w14:textId="77777777" w:rsidR="00257E09" w:rsidRDefault="00257E09">
      <w:pPr>
        <w:rPr>
          <w:ins w:id="34" w:author="saurabh.sarkar" w:date="2013-05-11T11:23:00Z"/>
        </w:rPr>
        <w:pPrChange w:id="35" w:author="saurabh.sarkar" w:date="2013-05-11T11:23:00Z">
          <w:pPr>
            <w:pStyle w:val="TOC1"/>
            <w:spacing w:after="240" w:line="240" w:lineRule="auto"/>
          </w:pPr>
        </w:pPrChange>
      </w:pPr>
    </w:p>
    <w:p w14:paraId="623D2761" w14:textId="77777777" w:rsidR="00257E09" w:rsidRDefault="00257E09">
      <w:pPr>
        <w:rPr>
          <w:ins w:id="36" w:author="saurabh.sarkar" w:date="2013-05-11T11:23:00Z"/>
        </w:rPr>
        <w:pPrChange w:id="37" w:author="saurabh.sarkar" w:date="2013-05-11T11:23:00Z">
          <w:pPr>
            <w:pStyle w:val="TOC1"/>
            <w:spacing w:after="240" w:line="240" w:lineRule="auto"/>
          </w:pPr>
        </w:pPrChange>
      </w:pPr>
    </w:p>
    <w:p w14:paraId="5F1CA1C8" w14:textId="77777777" w:rsidR="00257E09" w:rsidRDefault="00257E09">
      <w:pPr>
        <w:rPr>
          <w:ins w:id="38" w:author="saurabh.sarkar" w:date="2013-05-11T11:23:00Z"/>
        </w:rPr>
        <w:pPrChange w:id="39" w:author="saurabh.sarkar" w:date="2013-05-11T11:23:00Z">
          <w:pPr>
            <w:pStyle w:val="TOC1"/>
            <w:spacing w:after="240" w:line="240" w:lineRule="auto"/>
          </w:pPr>
        </w:pPrChange>
      </w:pPr>
    </w:p>
    <w:p w14:paraId="687764EC" w14:textId="77777777" w:rsidR="00257E09" w:rsidRDefault="00257E09">
      <w:pPr>
        <w:rPr>
          <w:ins w:id="40" w:author="saurabh.sarkar" w:date="2013-05-11T11:23:00Z"/>
        </w:rPr>
        <w:pPrChange w:id="41" w:author="saurabh.sarkar" w:date="2013-05-11T11:23:00Z">
          <w:pPr>
            <w:pStyle w:val="TOC1"/>
            <w:spacing w:after="240" w:line="240" w:lineRule="auto"/>
          </w:pPr>
        </w:pPrChange>
      </w:pPr>
    </w:p>
    <w:p w14:paraId="4767A7D2" w14:textId="77777777" w:rsidR="00257E09" w:rsidRDefault="00257E09">
      <w:pPr>
        <w:rPr>
          <w:ins w:id="42" w:author="saurabh.sarkar" w:date="2013-05-11T11:23:00Z"/>
        </w:rPr>
        <w:pPrChange w:id="43" w:author="saurabh.sarkar" w:date="2013-05-11T11:23:00Z">
          <w:pPr>
            <w:pStyle w:val="TOC1"/>
            <w:spacing w:after="240" w:line="240" w:lineRule="auto"/>
          </w:pPr>
        </w:pPrChange>
      </w:pPr>
    </w:p>
    <w:p w14:paraId="6E9E0751" w14:textId="77777777" w:rsidR="00257E09" w:rsidRDefault="00257E09">
      <w:pPr>
        <w:rPr>
          <w:ins w:id="44" w:author="saurabh.sarkar" w:date="2013-05-11T11:23:00Z"/>
        </w:rPr>
        <w:pPrChange w:id="45" w:author="saurabh.sarkar" w:date="2013-05-11T11:23:00Z">
          <w:pPr>
            <w:pStyle w:val="TOC1"/>
            <w:spacing w:after="240" w:line="240" w:lineRule="auto"/>
          </w:pPr>
        </w:pPrChange>
      </w:pPr>
    </w:p>
    <w:p w14:paraId="3F8B9B12" w14:textId="77777777" w:rsidR="00257E09" w:rsidRDefault="00257E09">
      <w:pPr>
        <w:rPr>
          <w:ins w:id="46" w:author="saurabh.sarkar" w:date="2013-05-11T11:23:00Z"/>
        </w:rPr>
        <w:pPrChange w:id="47" w:author="saurabh.sarkar" w:date="2013-05-11T11:23:00Z">
          <w:pPr>
            <w:pStyle w:val="TOC1"/>
            <w:spacing w:after="240" w:line="240" w:lineRule="auto"/>
          </w:pPr>
        </w:pPrChange>
      </w:pPr>
    </w:p>
    <w:p w14:paraId="69C8EA10" w14:textId="77777777" w:rsidR="00257E09" w:rsidRDefault="00257E09">
      <w:pPr>
        <w:rPr>
          <w:ins w:id="48" w:author="saurabh.sarkar" w:date="2013-05-11T11:23:00Z"/>
        </w:rPr>
        <w:pPrChange w:id="49" w:author="saurabh.sarkar" w:date="2013-05-11T11:23:00Z">
          <w:pPr>
            <w:pStyle w:val="TOC1"/>
            <w:spacing w:after="240" w:line="240" w:lineRule="auto"/>
          </w:pPr>
        </w:pPrChange>
      </w:pPr>
    </w:p>
    <w:p w14:paraId="5BC85090" w14:textId="77777777" w:rsidR="00257E09" w:rsidRDefault="00257E09">
      <w:pPr>
        <w:rPr>
          <w:ins w:id="50" w:author="saurabh.sarkar" w:date="2013-05-11T11:23:00Z"/>
        </w:rPr>
        <w:pPrChange w:id="51" w:author="saurabh.sarkar" w:date="2013-05-11T11:23:00Z">
          <w:pPr>
            <w:pStyle w:val="TOC1"/>
            <w:spacing w:after="240" w:line="240" w:lineRule="auto"/>
          </w:pPr>
        </w:pPrChange>
      </w:pPr>
    </w:p>
    <w:p w14:paraId="2EC77B9B" w14:textId="77777777" w:rsidR="00257E09" w:rsidRDefault="00257E09">
      <w:pPr>
        <w:rPr>
          <w:ins w:id="52" w:author="saurabh.sarkar" w:date="2013-05-11T11:23:00Z"/>
        </w:rPr>
        <w:pPrChange w:id="53" w:author="saurabh.sarkar" w:date="2013-05-11T11:23:00Z">
          <w:pPr>
            <w:pStyle w:val="TOC1"/>
            <w:spacing w:after="240" w:line="240" w:lineRule="auto"/>
          </w:pPr>
        </w:pPrChange>
      </w:pPr>
    </w:p>
    <w:p w14:paraId="35DDB43D" w14:textId="77777777" w:rsidR="00257E09" w:rsidRDefault="00257E09">
      <w:pPr>
        <w:rPr>
          <w:ins w:id="54" w:author="saurabh.sarkar" w:date="2013-05-11T11:23:00Z"/>
        </w:rPr>
        <w:pPrChange w:id="55" w:author="saurabh.sarkar" w:date="2013-05-11T11:23:00Z">
          <w:pPr>
            <w:pStyle w:val="TOC1"/>
            <w:spacing w:after="240" w:line="240" w:lineRule="auto"/>
          </w:pPr>
        </w:pPrChange>
      </w:pPr>
    </w:p>
    <w:p w14:paraId="15585437" w14:textId="77777777" w:rsidR="00257E09" w:rsidRDefault="00257E09">
      <w:pPr>
        <w:rPr>
          <w:ins w:id="56" w:author="saurabh.sarkar" w:date="2013-05-11T11:23:00Z"/>
        </w:rPr>
        <w:pPrChange w:id="57" w:author="saurabh.sarkar" w:date="2013-05-11T11:23:00Z">
          <w:pPr>
            <w:pStyle w:val="TOC1"/>
            <w:spacing w:after="240" w:line="240" w:lineRule="auto"/>
          </w:pPr>
        </w:pPrChange>
      </w:pPr>
    </w:p>
    <w:p w14:paraId="78A38377" w14:textId="77777777" w:rsidR="00257E09" w:rsidRDefault="00257E09">
      <w:pPr>
        <w:rPr>
          <w:ins w:id="58" w:author="saurabh.sarkar" w:date="2013-05-11T11:23:00Z"/>
        </w:rPr>
        <w:pPrChange w:id="59" w:author="saurabh.sarkar" w:date="2013-05-11T11:23:00Z">
          <w:pPr>
            <w:pStyle w:val="TOC1"/>
            <w:spacing w:after="240" w:line="240" w:lineRule="auto"/>
          </w:pPr>
        </w:pPrChange>
      </w:pPr>
    </w:p>
    <w:p w14:paraId="33F762FE" w14:textId="77777777" w:rsidR="00257E09" w:rsidRDefault="00257E09">
      <w:pPr>
        <w:rPr>
          <w:ins w:id="60" w:author="saurabh.sarkar" w:date="2013-05-11T11:23:00Z"/>
        </w:rPr>
        <w:pPrChange w:id="61" w:author="saurabh.sarkar" w:date="2013-05-11T11:23:00Z">
          <w:pPr>
            <w:pStyle w:val="TOC1"/>
            <w:spacing w:after="240" w:line="240" w:lineRule="auto"/>
          </w:pPr>
        </w:pPrChange>
      </w:pPr>
    </w:p>
    <w:p w14:paraId="349D805E" w14:textId="77777777" w:rsidR="00257E09" w:rsidRDefault="00257E09">
      <w:pPr>
        <w:rPr>
          <w:ins w:id="62" w:author="saurabh.sarkar" w:date="2013-05-11T11:23:00Z"/>
        </w:rPr>
        <w:pPrChange w:id="63" w:author="saurabh.sarkar" w:date="2013-05-11T11:23:00Z">
          <w:pPr>
            <w:pStyle w:val="TOC1"/>
            <w:spacing w:after="240" w:line="240" w:lineRule="auto"/>
          </w:pPr>
        </w:pPrChange>
      </w:pPr>
    </w:p>
    <w:p w14:paraId="195264AD" w14:textId="77777777" w:rsidR="00257E09" w:rsidRDefault="00257E09">
      <w:pPr>
        <w:rPr>
          <w:ins w:id="64" w:author="saurabh.sarkar" w:date="2013-05-11T11:23:00Z"/>
        </w:rPr>
        <w:pPrChange w:id="65" w:author="saurabh.sarkar" w:date="2013-05-11T11:23:00Z">
          <w:pPr>
            <w:pStyle w:val="TOC1"/>
            <w:spacing w:after="240" w:line="240" w:lineRule="auto"/>
          </w:pPr>
        </w:pPrChange>
      </w:pPr>
    </w:p>
    <w:p w14:paraId="08ED021D" w14:textId="77777777" w:rsidR="00257E09" w:rsidRDefault="00257E09">
      <w:pPr>
        <w:rPr>
          <w:ins w:id="66" w:author="saurabh.sarkar" w:date="2013-05-11T11:23:00Z"/>
        </w:rPr>
        <w:pPrChange w:id="67" w:author="saurabh.sarkar" w:date="2013-05-11T11:23:00Z">
          <w:pPr>
            <w:pStyle w:val="TOC1"/>
            <w:spacing w:after="240" w:line="240" w:lineRule="auto"/>
          </w:pPr>
        </w:pPrChange>
      </w:pPr>
    </w:p>
    <w:p w14:paraId="0776CE08" w14:textId="77777777" w:rsidR="00257E09" w:rsidRDefault="00257E09">
      <w:pPr>
        <w:rPr>
          <w:ins w:id="68" w:author="saurabh.sarkar" w:date="2013-05-11T11:23:00Z"/>
        </w:rPr>
        <w:pPrChange w:id="69" w:author="saurabh.sarkar" w:date="2013-05-11T11:23:00Z">
          <w:pPr>
            <w:pStyle w:val="TOC1"/>
            <w:spacing w:after="240" w:line="240" w:lineRule="auto"/>
          </w:pPr>
        </w:pPrChange>
      </w:pPr>
    </w:p>
    <w:p w14:paraId="73CAC4EC" w14:textId="77777777" w:rsidR="00257E09" w:rsidRDefault="00257E09">
      <w:pPr>
        <w:rPr>
          <w:ins w:id="70" w:author="saurabh.sarkar" w:date="2013-05-11T11:23:00Z"/>
        </w:rPr>
        <w:pPrChange w:id="71" w:author="saurabh.sarkar" w:date="2013-05-11T11:23:00Z">
          <w:pPr>
            <w:pStyle w:val="TOC1"/>
            <w:spacing w:after="240" w:line="240" w:lineRule="auto"/>
          </w:pPr>
        </w:pPrChange>
      </w:pPr>
    </w:p>
    <w:p w14:paraId="44F17E88" w14:textId="77777777" w:rsidR="00257E09" w:rsidRDefault="00257E09">
      <w:pPr>
        <w:rPr>
          <w:ins w:id="72" w:author="saurabh.sarkar" w:date="2013-05-11T11:23:00Z"/>
        </w:rPr>
        <w:pPrChange w:id="73" w:author="saurabh.sarkar" w:date="2013-05-11T11:23:00Z">
          <w:pPr>
            <w:pStyle w:val="TOC1"/>
            <w:spacing w:after="240" w:line="240" w:lineRule="auto"/>
          </w:pPr>
        </w:pPrChange>
      </w:pPr>
    </w:p>
    <w:p w14:paraId="7F8FF75A" w14:textId="77777777" w:rsidR="00257E09" w:rsidRDefault="00257E09">
      <w:pPr>
        <w:rPr>
          <w:ins w:id="74" w:author="saurabh.sarkar" w:date="2013-05-11T11:23:00Z"/>
        </w:rPr>
        <w:pPrChange w:id="75" w:author="saurabh.sarkar" w:date="2013-05-11T11:23:00Z">
          <w:pPr>
            <w:pStyle w:val="TOC1"/>
            <w:spacing w:after="240" w:line="240" w:lineRule="auto"/>
          </w:pPr>
        </w:pPrChange>
      </w:pPr>
    </w:p>
    <w:customXmlInsRangeStart w:id="76" w:author="saurabh.sarkar" w:date="2013-05-11T11:23:00Z"/>
    <w:sdt>
      <w:sdtPr>
        <w:rPr>
          <w:rFonts w:ascii="Times New Roman" w:hAnsi="Times New Roman"/>
          <w:b w:val="0"/>
          <w:bCs w:val="0"/>
          <w:color w:val="auto"/>
          <w:sz w:val="24"/>
          <w:szCs w:val="24"/>
        </w:rPr>
        <w:id w:val="10577383"/>
        <w:docPartObj>
          <w:docPartGallery w:val="Table of Contents"/>
          <w:docPartUnique/>
        </w:docPartObj>
      </w:sdtPr>
      <w:sdtContent>
        <w:customXmlInsRangeEnd w:id="76"/>
        <w:p w14:paraId="511130A1" w14:textId="77777777" w:rsidR="003C52BE" w:rsidRDefault="003C52BE">
          <w:pPr>
            <w:pStyle w:val="TOCHeading"/>
            <w:rPr>
              <w:ins w:id="77" w:author="saurabh.sarkar" w:date="2013-05-11T11:23:00Z"/>
            </w:rPr>
          </w:pPr>
          <w:ins w:id="78" w:author="saurabh.sarkar" w:date="2013-05-11T11:23:00Z">
            <w:r>
              <w:t>Table of Contents</w:t>
            </w:r>
          </w:ins>
        </w:p>
        <w:p w14:paraId="292ECCCF" w14:textId="6A003BA2" w:rsidR="00A42BEB" w:rsidRDefault="00257E09" w:rsidP="002C3AF8">
          <w:pPr>
            <w:pStyle w:val="TOC3"/>
            <w:tabs>
              <w:tab w:val="left" w:pos="880"/>
              <w:tab w:val="right" w:leader="dot" w:pos="9980"/>
            </w:tabs>
            <w:rPr>
              <w:rFonts w:asciiTheme="minorHAnsi" w:eastAsiaTheme="minorEastAsia" w:hAnsiTheme="minorHAnsi" w:cstheme="minorBidi"/>
              <w:noProof/>
              <w:sz w:val="22"/>
              <w:szCs w:val="22"/>
            </w:rPr>
          </w:pPr>
          <w:ins w:id="79" w:author="saurabh.sarkar" w:date="2013-05-11T11:23:00Z">
            <w:r>
              <w:fldChar w:fldCharType="begin"/>
            </w:r>
            <w:r w:rsidR="003C52BE">
              <w:instrText xml:space="preserve"> TOC \o "1-3" \h \z \u </w:instrText>
            </w:r>
            <w:r>
              <w:fldChar w:fldCharType="separate"/>
            </w:r>
          </w:ins>
          <w:hyperlink w:anchor="_Toc448135753" w:history="1">
            <w:r w:rsidR="00A42BEB" w:rsidRPr="00392BFE">
              <w:rPr>
                <w:rStyle w:val="Hyperlink"/>
                <w:noProof/>
              </w:rPr>
              <w:t>1.</w:t>
            </w:r>
            <w:r w:rsidR="00A42BEB">
              <w:rPr>
                <w:rFonts w:asciiTheme="minorHAnsi" w:eastAsiaTheme="minorEastAsia" w:hAnsiTheme="minorHAnsi" w:cstheme="minorBidi"/>
                <w:noProof/>
                <w:sz w:val="22"/>
                <w:szCs w:val="22"/>
              </w:rPr>
              <w:tab/>
            </w:r>
            <w:r w:rsidR="00A42BEB" w:rsidRPr="00392BFE">
              <w:rPr>
                <w:rStyle w:val="Hyperlink"/>
                <w:noProof/>
              </w:rPr>
              <w:t>Overview and objectives:</w:t>
            </w:r>
            <w:r w:rsidR="00A42BEB">
              <w:rPr>
                <w:noProof/>
                <w:webHidden/>
              </w:rPr>
              <w:tab/>
            </w:r>
            <w:r w:rsidR="00A42BEB">
              <w:rPr>
                <w:noProof/>
                <w:webHidden/>
              </w:rPr>
              <w:fldChar w:fldCharType="begin"/>
            </w:r>
            <w:r w:rsidR="00A42BEB">
              <w:rPr>
                <w:noProof/>
                <w:webHidden/>
              </w:rPr>
              <w:instrText xml:space="preserve"> PAGEREF _Toc448135753 \h </w:instrText>
            </w:r>
            <w:r w:rsidR="00A42BEB">
              <w:rPr>
                <w:noProof/>
                <w:webHidden/>
              </w:rPr>
            </w:r>
            <w:r w:rsidR="00A42BEB">
              <w:rPr>
                <w:noProof/>
                <w:webHidden/>
              </w:rPr>
              <w:fldChar w:fldCharType="separate"/>
            </w:r>
            <w:r w:rsidR="00F559CE">
              <w:rPr>
                <w:noProof/>
                <w:webHidden/>
              </w:rPr>
              <w:t>4</w:t>
            </w:r>
            <w:r w:rsidR="00A42BEB">
              <w:rPr>
                <w:noProof/>
                <w:webHidden/>
              </w:rPr>
              <w:fldChar w:fldCharType="end"/>
            </w:r>
          </w:hyperlink>
        </w:p>
        <w:p w14:paraId="0373DCFF" w14:textId="4C6C41D3" w:rsidR="00A42BEB" w:rsidRDefault="00A42BEB" w:rsidP="002C3AF8">
          <w:pPr>
            <w:pStyle w:val="TOC3"/>
            <w:tabs>
              <w:tab w:val="left" w:pos="880"/>
              <w:tab w:val="right" w:leader="dot" w:pos="9980"/>
            </w:tabs>
            <w:rPr>
              <w:rFonts w:asciiTheme="minorHAnsi" w:eastAsiaTheme="minorEastAsia" w:hAnsiTheme="minorHAnsi" w:cstheme="minorBidi"/>
              <w:noProof/>
              <w:sz w:val="22"/>
              <w:szCs w:val="22"/>
            </w:rPr>
          </w:pPr>
          <w:hyperlink w:anchor="_Toc448135754" w:history="1">
            <w:r w:rsidRPr="00392BFE">
              <w:rPr>
                <w:rStyle w:val="Hyperlink"/>
                <w:noProof/>
              </w:rPr>
              <w:t>2.</w:t>
            </w:r>
            <w:r>
              <w:rPr>
                <w:rFonts w:asciiTheme="minorHAnsi" w:eastAsiaTheme="minorEastAsia" w:hAnsiTheme="minorHAnsi" w:cstheme="minorBidi"/>
                <w:noProof/>
                <w:sz w:val="22"/>
                <w:szCs w:val="22"/>
              </w:rPr>
              <w:tab/>
            </w:r>
            <w:r w:rsidRPr="00392BFE">
              <w:rPr>
                <w:rStyle w:val="Hyperlink"/>
                <w:noProof/>
              </w:rPr>
              <w:t>Process Flow:</w:t>
            </w:r>
            <w:r>
              <w:rPr>
                <w:noProof/>
                <w:webHidden/>
              </w:rPr>
              <w:tab/>
            </w:r>
            <w:r>
              <w:rPr>
                <w:noProof/>
                <w:webHidden/>
              </w:rPr>
              <w:fldChar w:fldCharType="begin"/>
            </w:r>
            <w:r>
              <w:rPr>
                <w:noProof/>
                <w:webHidden/>
              </w:rPr>
              <w:instrText xml:space="preserve"> PAGEREF _Toc448135754 \h </w:instrText>
            </w:r>
            <w:r>
              <w:rPr>
                <w:noProof/>
                <w:webHidden/>
              </w:rPr>
            </w:r>
            <w:r>
              <w:rPr>
                <w:noProof/>
                <w:webHidden/>
              </w:rPr>
              <w:fldChar w:fldCharType="separate"/>
            </w:r>
            <w:r w:rsidR="00F559CE">
              <w:rPr>
                <w:noProof/>
                <w:webHidden/>
              </w:rPr>
              <w:t>4</w:t>
            </w:r>
            <w:r>
              <w:rPr>
                <w:noProof/>
                <w:webHidden/>
              </w:rPr>
              <w:fldChar w:fldCharType="end"/>
            </w:r>
          </w:hyperlink>
          <w:r w:rsidR="00C37685">
            <w:t>-5</w:t>
          </w:r>
        </w:p>
        <w:p w14:paraId="0EF1D42B" w14:textId="56D84FB4" w:rsidR="00A42BEB" w:rsidRDefault="00A42BEB" w:rsidP="002C3AF8">
          <w:pPr>
            <w:pStyle w:val="TOC3"/>
            <w:tabs>
              <w:tab w:val="left" w:pos="880"/>
              <w:tab w:val="right" w:leader="dot" w:pos="9980"/>
            </w:tabs>
            <w:rPr>
              <w:rFonts w:asciiTheme="minorHAnsi" w:eastAsiaTheme="minorEastAsia" w:hAnsiTheme="minorHAnsi" w:cstheme="minorBidi"/>
              <w:noProof/>
              <w:sz w:val="22"/>
              <w:szCs w:val="22"/>
            </w:rPr>
          </w:pPr>
          <w:hyperlink w:anchor="_Toc448135755" w:history="1">
            <w:r w:rsidRPr="00392BFE">
              <w:rPr>
                <w:rStyle w:val="Hyperlink"/>
                <w:noProof/>
              </w:rPr>
              <w:t>3.</w:t>
            </w:r>
            <w:r>
              <w:rPr>
                <w:rFonts w:asciiTheme="minorHAnsi" w:eastAsiaTheme="minorEastAsia" w:hAnsiTheme="minorHAnsi" w:cstheme="minorBidi"/>
                <w:noProof/>
                <w:sz w:val="22"/>
                <w:szCs w:val="22"/>
              </w:rPr>
              <w:tab/>
            </w:r>
            <w:r w:rsidRPr="00392BFE">
              <w:rPr>
                <w:rStyle w:val="Hyperlink"/>
                <w:noProof/>
              </w:rPr>
              <w:t>Assumptions:</w:t>
            </w:r>
            <w:r>
              <w:rPr>
                <w:noProof/>
                <w:webHidden/>
              </w:rPr>
              <w:tab/>
            </w:r>
          </w:hyperlink>
          <w:r w:rsidR="00C37685">
            <w:t>6</w:t>
          </w:r>
        </w:p>
        <w:p w14:paraId="6E652B91" w14:textId="7C9AE5A5" w:rsidR="00A42BEB" w:rsidRDefault="00A42BEB" w:rsidP="002C3AF8">
          <w:pPr>
            <w:pStyle w:val="TOC3"/>
            <w:tabs>
              <w:tab w:val="left" w:pos="880"/>
              <w:tab w:val="right" w:leader="dot" w:pos="9980"/>
            </w:tabs>
            <w:rPr>
              <w:rFonts w:asciiTheme="minorHAnsi" w:eastAsiaTheme="minorEastAsia" w:hAnsiTheme="minorHAnsi" w:cstheme="minorBidi"/>
              <w:noProof/>
              <w:sz w:val="22"/>
              <w:szCs w:val="22"/>
            </w:rPr>
          </w:pPr>
          <w:hyperlink w:anchor="_Toc448135756" w:history="1">
            <w:r w:rsidRPr="00392BFE">
              <w:rPr>
                <w:rStyle w:val="Hyperlink"/>
                <w:noProof/>
              </w:rPr>
              <w:t>4.</w:t>
            </w:r>
            <w:r>
              <w:rPr>
                <w:rFonts w:asciiTheme="minorHAnsi" w:eastAsiaTheme="minorEastAsia" w:hAnsiTheme="minorHAnsi" w:cstheme="minorBidi"/>
                <w:noProof/>
                <w:sz w:val="22"/>
                <w:szCs w:val="22"/>
              </w:rPr>
              <w:tab/>
            </w:r>
            <w:r w:rsidRPr="00392BFE">
              <w:rPr>
                <w:rStyle w:val="Hyperlink"/>
                <w:noProof/>
              </w:rPr>
              <w:t>Functional requirements:</w:t>
            </w:r>
            <w:r>
              <w:rPr>
                <w:noProof/>
                <w:webHidden/>
              </w:rPr>
              <w:tab/>
            </w:r>
            <w:r>
              <w:rPr>
                <w:noProof/>
                <w:webHidden/>
              </w:rPr>
              <w:fldChar w:fldCharType="begin"/>
            </w:r>
            <w:r>
              <w:rPr>
                <w:noProof/>
                <w:webHidden/>
              </w:rPr>
              <w:instrText xml:space="preserve"> PAGEREF _Toc448135756 \h </w:instrText>
            </w:r>
            <w:r>
              <w:rPr>
                <w:noProof/>
                <w:webHidden/>
              </w:rPr>
            </w:r>
            <w:r>
              <w:rPr>
                <w:noProof/>
                <w:webHidden/>
              </w:rPr>
              <w:fldChar w:fldCharType="separate"/>
            </w:r>
            <w:r w:rsidR="00F559CE">
              <w:rPr>
                <w:noProof/>
                <w:webHidden/>
              </w:rPr>
              <w:t>6</w:t>
            </w:r>
            <w:r>
              <w:rPr>
                <w:noProof/>
                <w:webHidden/>
              </w:rPr>
              <w:fldChar w:fldCharType="end"/>
            </w:r>
          </w:hyperlink>
          <w:r w:rsidR="00C37685">
            <w:t>-7</w:t>
          </w:r>
        </w:p>
        <w:p w14:paraId="3A45517D" w14:textId="7E852FDC" w:rsidR="00A42BEB" w:rsidRDefault="00A42BEB" w:rsidP="002C3AF8">
          <w:pPr>
            <w:pStyle w:val="TOC3"/>
            <w:tabs>
              <w:tab w:val="left" w:pos="880"/>
              <w:tab w:val="right" w:leader="dot" w:pos="9980"/>
            </w:tabs>
            <w:rPr>
              <w:rFonts w:asciiTheme="minorHAnsi" w:eastAsiaTheme="minorEastAsia" w:hAnsiTheme="minorHAnsi" w:cstheme="minorBidi"/>
              <w:noProof/>
              <w:sz w:val="22"/>
              <w:szCs w:val="22"/>
            </w:rPr>
          </w:pPr>
          <w:hyperlink w:anchor="_Toc448135757" w:history="1">
            <w:r w:rsidRPr="00392BFE">
              <w:rPr>
                <w:rStyle w:val="Hyperlink"/>
                <w:noProof/>
              </w:rPr>
              <w:t>5.</w:t>
            </w:r>
            <w:r>
              <w:rPr>
                <w:rFonts w:asciiTheme="minorHAnsi" w:eastAsiaTheme="minorEastAsia" w:hAnsiTheme="minorHAnsi" w:cstheme="minorBidi"/>
                <w:noProof/>
                <w:sz w:val="22"/>
                <w:szCs w:val="22"/>
              </w:rPr>
              <w:tab/>
            </w:r>
            <w:r w:rsidRPr="00392BFE">
              <w:rPr>
                <w:rStyle w:val="Hyperlink"/>
                <w:noProof/>
              </w:rPr>
              <w:t>Data requirements:</w:t>
            </w:r>
            <w:r>
              <w:rPr>
                <w:noProof/>
                <w:webHidden/>
              </w:rPr>
              <w:tab/>
            </w:r>
            <w:r>
              <w:rPr>
                <w:noProof/>
                <w:webHidden/>
              </w:rPr>
              <w:fldChar w:fldCharType="begin"/>
            </w:r>
            <w:r>
              <w:rPr>
                <w:noProof/>
                <w:webHidden/>
              </w:rPr>
              <w:instrText xml:space="preserve"> PAGEREF _Toc448135757 \h </w:instrText>
            </w:r>
            <w:r>
              <w:rPr>
                <w:noProof/>
                <w:webHidden/>
              </w:rPr>
            </w:r>
            <w:r>
              <w:rPr>
                <w:noProof/>
                <w:webHidden/>
              </w:rPr>
              <w:fldChar w:fldCharType="separate"/>
            </w:r>
            <w:r w:rsidR="00F559CE">
              <w:rPr>
                <w:noProof/>
                <w:webHidden/>
              </w:rPr>
              <w:t>7</w:t>
            </w:r>
            <w:r>
              <w:rPr>
                <w:noProof/>
                <w:webHidden/>
              </w:rPr>
              <w:fldChar w:fldCharType="end"/>
            </w:r>
          </w:hyperlink>
        </w:p>
        <w:p w14:paraId="1053ECF9" w14:textId="1A8259AD" w:rsidR="00A42BEB" w:rsidRDefault="00A42BEB" w:rsidP="002C3AF8">
          <w:pPr>
            <w:pStyle w:val="TOC3"/>
            <w:tabs>
              <w:tab w:val="left" w:pos="880"/>
              <w:tab w:val="right" w:leader="dot" w:pos="9980"/>
            </w:tabs>
            <w:rPr>
              <w:rFonts w:asciiTheme="minorHAnsi" w:eastAsiaTheme="minorEastAsia" w:hAnsiTheme="minorHAnsi" w:cstheme="minorBidi"/>
              <w:noProof/>
              <w:sz w:val="22"/>
              <w:szCs w:val="22"/>
            </w:rPr>
          </w:pPr>
          <w:hyperlink w:anchor="_Toc448135758" w:history="1">
            <w:r w:rsidRPr="00392BFE">
              <w:rPr>
                <w:rStyle w:val="Hyperlink"/>
                <w:noProof/>
              </w:rPr>
              <w:t>6.</w:t>
            </w:r>
            <w:r>
              <w:rPr>
                <w:rFonts w:asciiTheme="minorHAnsi" w:eastAsiaTheme="minorEastAsia" w:hAnsiTheme="minorHAnsi" w:cstheme="minorBidi"/>
                <w:noProof/>
                <w:sz w:val="22"/>
                <w:szCs w:val="22"/>
              </w:rPr>
              <w:tab/>
            </w:r>
            <w:r w:rsidRPr="00392BFE">
              <w:rPr>
                <w:rStyle w:val="Hyperlink"/>
                <w:noProof/>
              </w:rPr>
              <w:t>System Architecture:</w:t>
            </w:r>
            <w:r>
              <w:rPr>
                <w:noProof/>
                <w:webHidden/>
              </w:rPr>
              <w:tab/>
            </w:r>
            <w:r>
              <w:rPr>
                <w:noProof/>
                <w:webHidden/>
              </w:rPr>
              <w:fldChar w:fldCharType="begin"/>
            </w:r>
            <w:r>
              <w:rPr>
                <w:noProof/>
                <w:webHidden/>
              </w:rPr>
              <w:instrText xml:space="preserve"> PAGEREF _Toc448135758 \h </w:instrText>
            </w:r>
            <w:r>
              <w:rPr>
                <w:noProof/>
                <w:webHidden/>
              </w:rPr>
            </w:r>
            <w:r>
              <w:rPr>
                <w:noProof/>
                <w:webHidden/>
              </w:rPr>
              <w:fldChar w:fldCharType="separate"/>
            </w:r>
            <w:r w:rsidR="00F559CE">
              <w:rPr>
                <w:noProof/>
                <w:webHidden/>
              </w:rPr>
              <w:t>7</w:t>
            </w:r>
            <w:r>
              <w:rPr>
                <w:noProof/>
                <w:webHidden/>
              </w:rPr>
              <w:fldChar w:fldCharType="end"/>
            </w:r>
          </w:hyperlink>
          <w:r w:rsidR="00C37685">
            <w:t>-8</w:t>
          </w:r>
        </w:p>
        <w:p w14:paraId="7EB6C7A6" w14:textId="2ABCB6FC" w:rsidR="00A42BEB" w:rsidRDefault="00A42BEB" w:rsidP="002C3AF8">
          <w:pPr>
            <w:pStyle w:val="TOC3"/>
            <w:tabs>
              <w:tab w:val="left" w:pos="880"/>
              <w:tab w:val="right" w:leader="dot" w:pos="9980"/>
            </w:tabs>
            <w:rPr>
              <w:rFonts w:asciiTheme="minorHAnsi" w:eastAsiaTheme="minorEastAsia" w:hAnsiTheme="minorHAnsi" w:cstheme="minorBidi"/>
              <w:noProof/>
              <w:sz w:val="22"/>
              <w:szCs w:val="22"/>
            </w:rPr>
          </w:pPr>
          <w:hyperlink w:anchor="_Toc448135759" w:history="1">
            <w:r w:rsidRPr="00392BFE">
              <w:rPr>
                <w:rStyle w:val="Hyperlink"/>
                <w:noProof/>
              </w:rPr>
              <w:t>7.</w:t>
            </w:r>
            <w:r>
              <w:rPr>
                <w:rFonts w:asciiTheme="minorHAnsi" w:eastAsiaTheme="minorEastAsia" w:hAnsiTheme="minorHAnsi" w:cstheme="minorBidi"/>
                <w:noProof/>
                <w:sz w:val="22"/>
                <w:szCs w:val="22"/>
              </w:rPr>
              <w:tab/>
            </w:r>
            <w:r w:rsidRPr="00392BFE">
              <w:rPr>
                <w:rStyle w:val="Hyperlink"/>
                <w:noProof/>
              </w:rPr>
              <w:t>Context Diagram:</w:t>
            </w:r>
            <w:r>
              <w:rPr>
                <w:noProof/>
                <w:webHidden/>
              </w:rPr>
              <w:tab/>
            </w:r>
            <w:r w:rsidR="00C37685">
              <w:rPr>
                <w:noProof/>
                <w:webHidden/>
              </w:rPr>
              <w:t>9</w:t>
            </w:r>
          </w:hyperlink>
        </w:p>
        <w:p w14:paraId="4516182D" w14:textId="5A442E8C" w:rsidR="00A42BEB" w:rsidRDefault="00A42BEB" w:rsidP="002C3AF8">
          <w:pPr>
            <w:pStyle w:val="TOC3"/>
            <w:tabs>
              <w:tab w:val="left" w:pos="880"/>
              <w:tab w:val="right" w:leader="dot" w:pos="9980"/>
            </w:tabs>
            <w:rPr>
              <w:rFonts w:asciiTheme="minorHAnsi" w:eastAsiaTheme="minorEastAsia" w:hAnsiTheme="minorHAnsi" w:cstheme="minorBidi"/>
              <w:noProof/>
              <w:sz w:val="22"/>
              <w:szCs w:val="22"/>
            </w:rPr>
          </w:pPr>
          <w:hyperlink w:anchor="_Toc448135760" w:history="1">
            <w:r w:rsidRPr="00392BFE">
              <w:rPr>
                <w:rStyle w:val="Hyperlink"/>
                <w:noProof/>
              </w:rPr>
              <w:t>8.</w:t>
            </w:r>
            <w:r>
              <w:rPr>
                <w:rFonts w:asciiTheme="minorHAnsi" w:eastAsiaTheme="minorEastAsia" w:hAnsiTheme="minorHAnsi" w:cstheme="minorBidi"/>
                <w:noProof/>
                <w:sz w:val="22"/>
                <w:szCs w:val="22"/>
              </w:rPr>
              <w:tab/>
            </w:r>
            <w:r w:rsidRPr="00392BFE">
              <w:rPr>
                <w:rStyle w:val="Hyperlink"/>
                <w:noProof/>
              </w:rPr>
              <w:t>Data Flow Diagram:</w:t>
            </w:r>
            <w:r>
              <w:rPr>
                <w:noProof/>
                <w:webHidden/>
              </w:rPr>
              <w:tab/>
            </w:r>
            <w:r w:rsidR="00C37685">
              <w:rPr>
                <w:noProof/>
                <w:webHidden/>
              </w:rPr>
              <w:t>10</w:t>
            </w:r>
          </w:hyperlink>
        </w:p>
        <w:p w14:paraId="7BAA4D56" w14:textId="71E8E725" w:rsidR="00A42BEB" w:rsidRDefault="00A42BEB" w:rsidP="002C3AF8">
          <w:pPr>
            <w:pStyle w:val="TOC3"/>
            <w:tabs>
              <w:tab w:val="left" w:pos="880"/>
              <w:tab w:val="right" w:leader="dot" w:pos="9980"/>
            </w:tabs>
            <w:rPr>
              <w:rFonts w:asciiTheme="minorHAnsi" w:eastAsiaTheme="minorEastAsia" w:hAnsiTheme="minorHAnsi" w:cstheme="minorBidi"/>
              <w:noProof/>
              <w:sz w:val="22"/>
              <w:szCs w:val="22"/>
            </w:rPr>
          </w:pPr>
          <w:hyperlink w:anchor="_Toc448135761" w:history="1">
            <w:r w:rsidRPr="00392BFE">
              <w:rPr>
                <w:rStyle w:val="Hyperlink"/>
                <w:noProof/>
              </w:rPr>
              <w:t>9.</w:t>
            </w:r>
            <w:r>
              <w:rPr>
                <w:rFonts w:asciiTheme="minorHAnsi" w:eastAsiaTheme="minorEastAsia" w:hAnsiTheme="minorHAnsi" w:cstheme="minorBidi"/>
                <w:noProof/>
                <w:sz w:val="22"/>
                <w:szCs w:val="22"/>
              </w:rPr>
              <w:tab/>
            </w:r>
            <w:r w:rsidRPr="00392BFE">
              <w:rPr>
                <w:rStyle w:val="Hyperlink"/>
                <w:noProof/>
              </w:rPr>
              <w:t>Logical Data Model:</w:t>
            </w:r>
            <w:r>
              <w:rPr>
                <w:noProof/>
                <w:webHidden/>
              </w:rPr>
              <w:tab/>
            </w:r>
            <w:r w:rsidR="00C37685">
              <w:rPr>
                <w:noProof/>
                <w:webHidden/>
              </w:rPr>
              <w:t>11</w:t>
            </w:r>
          </w:hyperlink>
        </w:p>
        <w:p w14:paraId="4F65D806" w14:textId="6F9D0778" w:rsidR="00A42BEB" w:rsidRDefault="00A42BEB" w:rsidP="002C3AF8">
          <w:pPr>
            <w:pStyle w:val="TOC3"/>
            <w:tabs>
              <w:tab w:val="left" w:pos="880"/>
              <w:tab w:val="left" w:pos="1100"/>
              <w:tab w:val="right" w:leader="dot" w:pos="9980"/>
            </w:tabs>
            <w:rPr>
              <w:rFonts w:asciiTheme="minorHAnsi" w:eastAsiaTheme="minorEastAsia" w:hAnsiTheme="minorHAnsi" w:cstheme="minorBidi"/>
              <w:noProof/>
              <w:sz w:val="22"/>
              <w:szCs w:val="22"/>
            </w:rPr>
          </w:pPr>
          <w:hyperlink w:anchor="_Toc448135762" w:history="1">
            <w:r w:rsidRPr="00392BFE">
              <w:rPr>
                <w:rStyle w:val="Hyperlink"/>
                <w:noProof/>
              </w:rPr>
              <w:t>10.</w:t>
            </w:r>
            <w:r>
              <w:rPr>
                <w:rFonts w:asciiTheme="minorHAnsi" w:eastAsiaTheme="minorEastAsia" w:hAnsiTheme="minorHAnsi" w:cstheme="minorBidi"/>
                <w:noProof/>
                <w:sz w:val="22"/>
                <w:szCs w:val="22"/>
              </w:rPr>
              <w:tab/>
            </w:r>
            <w:r w:rsidRPr="00392BFE">
              <w:rPr>
                <w:rStyle w:val="Hyperlink"/>
                <w:noProof/>
              </w:rPr>
              <w:t>Physical data structures:</w:t>
            </w:r>
            <w:r>
              <w:rPr>
                <w:noProof/>
                <w:webHidden/>
              </w:rPr>
              <w:tab/>
            </w:r>
            <w:r>
              <w:rPr>
                <w:noProof/>
                <w:webHidden/>
              </w:rPr>
              <w:fldChar w:fldCharType="begin"/>
            </w:r>
            <w:r>
              <w:rPr>
                <w:noProof/>
                <w:webHidden/>
              </w:rPr>
              <w:instrText xml:space="preserve"> PAGEREF _Toc448135762 \h </w:instrText>
            </w:r>
            <w:r>
              <w:rPr>
                <w:noProof/>
                <w:webHidden/>
              </w:rPr>
            </w:r>
            <w:r>
              <w:rPr>
                <w:noProof/>
                <w:webHidden/>
              </w:rPr>
              <w:fldChar w:fldCharType="separate"/>
            </w:r>
            <w:r w:rsidR="00F559CE">
              <w:rPr>
                <w:noProof/>
                <w:webHidden/>
              </w:rPr>
              <w:t>11</w:t>
            </w:r>
            <w:r>
              <w:rPr>
                <w:noProof/>
                <w:webHidden/>
              </w:rPr>
              <w:fldChar w:fldCharType="end"/>
            </w:r>
          </w:hyperlink>
          <w:r w:rsidR="00C37685">
            <w:t>-13</w:t>
          </w:r>
        </w:p>
        <w:p w14:paraId="111D3AB8" w14:textId="3B980714" w:rsidR="00A42BEB" w:rsidRDefault="00A42BEB" w:rsidP="002C3AF8">
          <w:pPr>
            <w:pStyle w:val="TOC3"/>
            <w:tabs>
              <w:tab w:val="left" w:pos="880"/>
              <w:tab w:val="left" w:pos="1100"/>
              <w:tab w:val="right" w:leader="dot" w:pos="9980"/>
            </w:tabs>
            <w:rPr>
              <w:rFonts w:asciiTheme="minorHAnsi" w:eastAsiaTheme="minorEastAsia" w:hAnsiTheme="minorHAnsi" w:cstheme="minorBidi"/>
              <w:noProof/>
              <w:sz w:val="22"/>
              <w:szCs w:val="22"/>
            </w:rPr>
          </w:pPr>
          <w:hyperlink w:anchor="_Toc448135763" w:history="1">
            <w:r w:rsidRPr="00392BFE">
              <w:rPr>
                <w:rStyle w:val="Hyperlink"/>
                <w:noProof/>
              </w:rPr>
              <w:t>11.</w:t>
            </w:r>
            <w:r>
              <w:rPr>
                <w:rFonts w:asciiTheme="minorHAnsi" w:eastAsiaTheme="minorEastAsia" w:hAnsiTheme="minorHAnsi" w:cstheme="minorBidi"/>
                <w:noProof/>
                <w:sz w:val="22"/>
                <w:szCs w:val="22"/>
              </w:rPr>
              <w:tab/>
            </w:r>
            <w:r w:rsidRPr="00392BFE">
              <w:rPr>
                <w:rStyle w:val="Hyperlink"/>
                <w:noProof/>
              </w:rPr>
              <w:t>Batch Processes:</w:t>
            </w:r>
            <w:r>
              <w:rPr>
                <w:noProof/>
                <w:webHidden/>
              </w:rPr>
              <w:tab/>
            </w:r>
            <w:r w:rsidR="00C37685">
              <w:rPr>
                <w:noProof/>
                <w:webHidden/>
              </w:rPr>
              <w:t>13-14</w:t>
            </w:r>
          </w:hyperlink>
        </w:p>
        <w:p w14:paraId="296264D6" w14:textId="647630B6" w:rsidR="00A42BEB" w:rsidRDefault="00A42BEB" w:rsidP="002C3AF8">
          <w:pPr>
            <w:pStyle w:val="TOC3"/>
            <w:tabs>
              <w:tab w:val="left" w:pos="880"/>
              <w:tab w:val="left" w:pos="1100"/>
              <w:tab w:val="right" w:leader="dot" w:pos="9980"/>
            </w:tabs>
            <w:rPr>
              <w:rFonts w:asciiTheme="minorHAnsi" w:eastAsiaTheme="minorEastAsia" w:hAnsiTheme="minorHAnsi" w:cstheme="minorBidi"/>
              <w:noProof/>
              <w:sz w:val="22"/>
              <w:szCs w:val="22"/>
            </w:rPr>
          </w:pPr>
          <w:hyperlink w:anchor="_Toc448135764" w:history="1">
            <w:r w:rsidRPr="00392BFE">
              <w:rPr>
                <w:rStyle w:val="Hyperlink"/>
                <w:noProof/>
              </w:rPr>
              <w:t>12.</w:t>
            </w:r>
            <w:r>
              <w:rPr>
                <w:rFonts w:asciiTheme="minorHAnsi" w:eastAsiaTheme="minorEastAsia" w:hAnsiTheme="minorHAnsi" w:cstheme="minorBidi"/>
                <w:noProof/>
                <w:sz w:val="22"/>
                <w:szCs w:val="22"/>
              </w:rPr>
              <w:tab/>
            </w:r>
            <w:r w:rsidRPr="00392BFE">
              <w:rPr>
                <w:rStyle w:val="Hyperlink"/>
                <w:noProof/>
              </w:rPr>
              <w:t>User Interfaces:</w:t>
            </w:r>
            <w:r>
              <w:rPr>
                <w:noProof/>
                <w:webHidden/>
              </w:rPr>
              <w:tab/>
            </w:r>
            <w:r w:rsidR="00C37685">
              <w:rPr>
                <w:noProof/>
                <w:webHidden/>
              </w:rPr>
              <w:t>14-19</w:t>
            </w:r>
          </w:hyperlink>
        </w:p>
        <w:p w14:paraId="3EC31DDD" w14:textId="328BD48B" w:rsidR="00A42BEB" w:rsidRDefault="00A42BEB" w:rsidP="002C3AF8">
          <w:pPr>
            <w:pStyle w:val="TOC3"/>
            <w:tabs>
              <w:tab w:val="left" w:pos="880"/>
              <w:tab w:val="left" w:pos="1100"/>
              <w:tab w:val="right" w:leader="dot" w:pos="9980"/>
            </w:tabs>
            <w:rPr>
              <w:rFonts w:asciiTheme="minorHAnsi" w:eastAsiaTheme="minorEastAsia" w:hAnsiTheme="minorHAnsi" w:cstheme="minorBidi"/>
              <w:noProof/>
              <w:sz w:val="22"/>
              <w:szCs w:val="22"/>
            </w:rPr>
          </w:pPr>
          <w:hyperlink w:anchor="_Toc448135765" w:history="1">
            <w:r w:rsidRPr="00392BFE">
              <w:rPr>
                <w:rStyle w:val="Hyperlink"/>
                <w:noProof/>
              </w:rPr>
              <w:t>13.</w:t>
            </w:r>
            <w:r>
              <w:rPr>
                <w:rFonts w:asciiTheme="minorHAnsi" w:eastAsiaTheme="minorEastAsia" w:hAnsiTheme="minorHAnsi" w:cstheme="minorBidi"/>
                <w:noProof/>
                <w:sz w:val="22"/>
                <w:szCs w:val="22"/>
              </w:rPr>
              <w:tab/>
            </w:r>
            <w:r w:rsidRPr="00392BFE">
              <w:rPr>
                <w:rStyle w:val="Hyperlink"/>
                <w:noProof/>
              </w:rPr>
              <w:t>Appendices</w:t>
            </w:r>
            <w:r>
              <w:rPr>
                <w:noProof/>
                <w:webHidden/>
              </w:rPr>
              <w:tab/>
            </w:r>
            <w:r w:rsidR="00C37685">
              <w:rPr>
                <w:noProof/>
                <w:webHidden/>
              </w:rPr>
              <w:t>20-22</w:t>
            </w:r>
          </w:hyperlink>
        </w:p>
        <w:p w14:paraId="07870009" w14:textId="346A7AC0" w:rsidR="003C52BE" w:rsidRDefault="00257E09" w:rsidP="00A42BEB">
          <w:pPr>
            <w:tabs>
              <w:tab w:val="left" w:pos="900"/>
            </w:tabs>
            <w:rPr>
              <w:ins w:id="80" w:author="saurabh.sarkar" w:date="2013-05-11T11:23:00Z"/>
            </w:rPr>
          </w:pPr>
          <w:ins w:id="81" w:author="saurabh.sarkar" w:date="2013-05-11T11:23:00Z">
            <w:r>
              <w:fldChar w:fldCharType="end"/>
            </w:r>
          </w:ins>
        </w:p>
        <w:customXmlInsRangeStart w:id="82" w:author="saurabh.sarkar" w:date="2013-05-11T11:23:00Z"/>
      </w:sdtContent>
    </w:sdt>
    <w:customXmlInsRangeEnd w:id="82"/>
    <w:p w14:paraId="611911FD" w14:textId="24FDC217" w:rsidR="00006EF5" w:rsidRDefault="00006EF5" w:rsidP="00CF6165">
      <w:pPr>
        <w:pStyle w:val="NormalWeb"/>
        <w:ind w:left="360"/>
      </w:pPr>
    </w:p>
    <w:p w14:paraId="16CB167A" w14:textId="77777777" w:rsidR="00C41151" w:rsidRDefault="00C41151" w:rsidP="00CF6165">
      <w:pPr>
        <w:pStyle w:val="NormalWeb"/>
        <w:ind w:left="360"/>
      </w:pPr>
    </w:p>
    <w:p w14:paraId="082A163C" w14:textId="77777777" w:rsidR="00C41151" w:rsidRDefault="00C41151" w:rsidP="00CF6165">
      <w:pPr>
        <w:pStyle w:val="NormalWeb"/>
        <w:ind w:left="360"/>
      </w:pPr>
    </w:p>
    <w:p w14:paraId="51A3B7B4" w14:textId="77777777" w:rsidR="00C41151" w:rsidRDefault="00C41151" w:rsidP="00CF6165">
      <w:pPr>
        <w:pStyle w:val="NormalWeb"/>
        <w:ind w:left="360"/>
      </w:pPr>
    </w:p>
    <w:p w14:paraId="10CB438E" w14:textId="77777777" w:rsidR="00C41151" w:rsidRDefault="00C41151" w:rsidP="00CF6165">
      <w:pPr>
        <w:pStyle w:val="NormalWeb"/>
        <w:ind w:left="360"/>
      </w:pPr>
    </w:p>
    <w:p w14:paraId="60EB6192" w14:textId="77777777" w:rsidR="00C41151" w:rsidRDefault="00C41151" w:rsidP="00CF6165">
      <w:pPr>
        <w:pStyle w:val="NormalWeb"/>
        <w:ind w:left="360"/>
      </w:pPr>
    </w:p>
    <w:p w14:paraId="410B06B7" w14:textId="77777777" w:rsidR="00C41151" w:rsidRDefault="00C41151" w:rsidP="00CF6165">
      <w:pPr>
        <w:pStyle w:val="NormalWeb"/>
        <w:ind w:left="360"/>
      </w:pPr>
    </w:p>
    <w:p w14:paraId="5F0D6ACD" w14:textId="77777777" w:rsidR="00C41151" w:rsidRDefault="00C41151" w:rsidP="00CF6165">
      <w:pPr>
        <w:pStyle w:val="NormalWeb"/>
        <w:ind w:left="360"/>
      </w:pPr>
    </w:p>
    <w:p w14:paraId="665EF45E" w14:textId="77777777" w:rsidR="00006EF5" w:rsidRDefault="00006EF5" w:rsidP="00006EF5">
      <w:pPr>
        <w:jc w:val="center"/>
        <w:rPr>
          <w:b/>
          <w:sz w:val="36"/>
          <w:szCs w:val="36"/>
          <w:u w:val="single"/>
        </w:rPr>
      </w:pPr>
    </w:p>
    <w:p w14:paraId="444A3C56" w14:textId="77777777" w:rsidR="00A26C70" w:rsidRDefault="00A26C70" w:rsidP="00006EF5">
      <w:pPr>
        <w:jc w:val="center"/>
        <w:rPr>
          <w:b/>
          <w:sz w:val="36"/>
          <w:szCs w:val="36"/>
          <w:u w:val="single"/>
        </w:rPr>
      </w:pPr>
    </w:p>
    <w:p w14:paraId="6EF99178" w14:textId="77777777" w:rsidR="00A26C70" w:rsidRDefault="00A26C70" w:rsidP="00006EF5">
      <w:pPr>
        <w:jc w:val="center"/>
        <w:rPr>
          <w:b/>
          <w:sz w:val="36"/>
          <w:szCs w:val="36"/>
          <w:u w:val="single"/>
        </w:rPr>
      </w:pPr>
    </w:p>
    <w:p w14:paraId="774EADD0" w14:textId="77777777" w:rsidR="00A26C70" w:rsidRDefault="00A26C70" w:rsidP="00006EF5">
      <w:pPr>
        <w:jc w:val="center"/>
        <w:rPr>
          <w:b/>
          <w:sz w:val="36"/>
          <w:szCs w:val="36"/>
          <w:u w:val="single"/>
        </w:rPr>
      </w:pPr>
    </w:p>
    <w:p w14:paraId="63D1A179" w14:textId="25F8C8B7" w:rsidR="00006EF5" w:rsidRPr="008D1DDA" w:rsidRDefault="00006EF5" w:rsidP="008D1DDA">
      <w:pPr>
        <w:pStyle w:val="Heading3"/>
        <w:numPr>
          <w:ilvl w:val="0"/>
          <w:numId w:val="93"/>
        </w:numPr>
        <w:shd w:val="clear" w:color="auto" w:fill="D6E3BC" w:themeFill="accent3" w:themeFillTint="66"/>
        <w:spacing w:after="60"/>
        <w:ind w:left="360"/>
        <w:rPr>
          <w:color w:val="0070C0"/>
          <w:sz w:val="28"/>
          <w:szCs w:val="20"/>
        </w:rPr>
      </w:pPr>
      <w:bookmarkStart w:id="83" w:name="_Toc448135753"/>
      <w:r w:rsidRPr="008D1DDA">
        <w:rPr>
          <w:color w:val="0070C0"/>
          <w:sz w:val="28"/>
          <w:szCs w:val="20"/>
        </w:rPr>
        <w:t>Overview and objectives:</w:t>
      </w:r>
      <w:bookmarkEnd w:id="83"/>
      <w:r w:rsidRPr="008D1DDA">
        <w:rPr>
          <w:color w:val="0070C0"/>
          <w:sz w:val="28"/>
          <w:szCs w:val="20"/>
        </w:rPr>
        <w:t xml:space="preserve"> </w:t>
      </w:r>
    </w:p>
    <w:p w14:paraId="3FDC77F5" w14:textId="102BB5A8" w:rsidR="00006EF5" w:rsidRDefault="007B25B5" w:rsidP="007B25B5">
      <w:pPr>
        <w:ind w:left="720"/>
        <w:jc w:val="both"/>
        <w:rPr>
          <w:b/>
        </w:rPr>
      </w:pPr>
      <w:r>
        <w:rPr>
          <w:b/>
        </w:rPr>
        <w:t>Tools</w:t>
      </w:r>
      <w:r w:rsidR="00006EF5">
        <w:rPr>
          <w:b/>
        </w:rPr>
        <w:t xml:space="preserve"> - which is a commodity for the sustenance of Hirakud Power</w:t>
      </w:r>
      <w:r>
        <w:rPr>
          <w:b/>
        </w:rPr>
        <w:t xml:space="preserve"> &amp; Smelter</w:t>
      </w:r>
      <w:r w:rsidR="00006EF5">
        <w:rPr>
          <w:b/>
        </w:rPr>
        <w:t xml:space="preserve">, is sourced from </w:t>
      </w:r>
      <w:r>
        <w:rPr>
          <w:b/>
        </w:rPr>
        <w:t>receiving from General Stores through proper cha</w:t>
      </w:r>
      <w:r w:rsidR="00220F69">
        <w:rPr>
          <w:b/>
        </w:rPr>
        <w:t>nnel</w:t>
      </w:r>
      <w:r>
        <w:rPr>
          <w:b/>
        </w:rPr>
        <w:t>.</w:t>
      </w:r>
    </w:p>
    <w:p w14:paraId="2B3A04C2" w14:textId="77777777" w:rsidR="007B25B5" w:rsidRDefault="007B25B5" w:rsidP="007B25B5">
      <w:pPr>
        <w:ind w:left="720"/>
        <w:jc w:val="both"/>
        <w:rPr>
          <w:b/>
        </w:rPr>
      </w:pPr>
    </w:p>
    <w:p w14:paraId="1E9C16AC" w14:textId="69828585" w:rsidR="00006EF5" w:rsidRDefault="007B25B5" w:rsidP="00006EF5">
      <w:pPr>
        <w:ind w:left="720"/>
        <w:jc w:val="both"/>
        <w:rPr>
          <w:b/>
        </w:rPr>
      </w:pPr>
      <w:r w:rsidRPr="007B25B5">
        <w:rPr>
          <w:b/>
        </w:rPr>
        <w:t>Different vendors are supplying materials as per the Purchase Orders placed by the Hirakud Purchase Department, based on the day-to-day maintenance requirements requested by the Maintenance Department.</w:t>
      </w:r>
    </w:p>
    <w:p w14:paraId="5B726C25" w14:textId="77777777" w:rsidR="007B25B5" w:rsidRDefault="007B25B5" w:rsidP="00006EF5">
      <w:pPr>
        <w:ind w:left="720"/>
        <w:jc w:val="both"/>
        <w:rPr>
          <w:b/>
        </w:rPr>
      </w:pPr>
    </w:p>
    <w:p w14:paraId="0963250F" w14:textId="44D5B420" w:rsidR="00006EF5" w:rsidRPr="008D1DDA" w:rsidRDefault="00006EF5" w:rsidP="008D1DDA">
      <w:pPr>
        <w:pStyle w:val="Heading3"/>
        <w:numPr>
          <w:ilvl w:val="0"/>
          <w:numId w:val="85"/>
        </w:numPr>
        <w:shd w:val="clear" w:color="auto" w:fill="D6E3BC" w:themeFill="accent3" w:themeFillTint="66"/>
        <w:spacing w:after="60"/>
        <w:rPr>
          <w:color w:val="0070C0"/>
          <w:sz w:val="28"/>
          <w:szCs w:val="20"/>
        </w:rPr>
      </w:pPr>
      <w:bookmarkStart w:id="84" w:name="_Toc448135754"/>
      <w:r w:rsidRPr="008D1DDA">
        <w:rPr>
          <w:color w:val="0070C0"/>
          <w:sz w:val="28"/>
          <w:szCs w:val="20"/>
        </w:rPr>
        <w:t>Process Flow</w:t>
      </w:r>
      <w:r w:rsidR="008D1DDA">
        <w:rPr>
          <w:color w:val="0070C0"/>
          <w:sz w:val="28"/>
          <w:szCs w:val="20"/>
        </w:rPr>
        <w:t>:</w:t>
      </w:r>
      <w:bookmarkEnd w:id="84"/>
    </w:p>
    <w:p w14:paraId="1F1D212A" w14:textId="77777777" w:rsidR="00A62F4C" w:rsidRDefault="00A62F4C" w:rsidP="00A62F4C">
      <w:pPr>
        <w:pStyle w:val="NormalWeb"/>
        <w:ind w:left="360"/>
        <w:jc w:val="both"/>
      </w:pPr>
      <w:r>
        <w:t>Tools are stored in the Tools Maintenance Department as requested by the Maintenance Department. TMP prepares the requisition based on the requirements from various maintenance departments and obtains approval from the Department Head, in accordance with the hierarchy and DAO (Delegation of Authority) approval limits. If the requested amount exceeds the defined threshold, approval is sought from the Unit Head.</w:t>
      </w:r>
    </w:p>
    <w:p w14:paraId="3B8DFA4F" w14:textId="77777777" w:rsidR="00A62F4C" w:rsidRDefault="00A62F4C" w:rsidP="00A62F4C">
      <w:pPr>
        <w:pStyle w:val="NormalWeb"/>
        <w:ind w:left="360"/>
        <w:jc w:val="both"/>
      </w:pPr>
      <w:r>
        <w:t>After the requisition is approved, the Purchase Department obtains quotations from different vendors and finalizes the vendor selection based on cost-effectiveness and availability. Once the purchase terms and conditions are agreed upon, the Purchase Department places the order with the selected vendor.</w:t>
      </w:r>
    </w:p>
    <w:p w14:paraId="50C88F6D" w14:textId="77777777" w:rsidR="00A62F4C" w:rsidRDefault="00A62F4C" w:rsidP="00A62F4C">
      <w:pPr>
        <w:pStyle w:val="NormalWeb"/>
        <w:ind w:left="360"/>
        <w:jc w:val="both"/>
      </w:pPr>
      <w:r>
        <w:t>As per the agreed terms, the vendor delivers the materials to the Store Department. The Store Department receives the materials and, with the assistance of the User Department, conducts an inspection. If the materials pass inspection, they are delivered to the Tools Maintenance Department. The Stores Department then raises the MRR (Material Receipt Report) and forwards it along with all necessary documents to the Accounts Department for payment processing.</w:t>
      </w:r>
    </w:p>
    <w:p w14:paraId="39332390" w14:textId="77777777" w:rsidR="00A62F4C" w:rsidRDefault="00A62F4C" w:rsidP="00A62F4C">
      <w:pPr>
        <w:pStyle w:val="NormalWeb"/>
        <w:ind w:left="360"/>
        <w:jc w:val="both"/>
      </w:pPr>
      <w:r>
        <w:t>The Tools Maintenance Department records all received tools in the inventory system, which reflects the current stock levels. Based on approved requests from the Maintenance Department, the Tools Room Keeper issues the tools to the requester along with a return date commitment.</w:t>
      </w:r>
    </w:p>
    <w:p w14:paraId="79E8126B" w14:textId="77777777" w:rsidR="00A62F4C" w:rsidRDefault="00A62F4C" w:rsidP="00A62F4C">
      <w:pPr>
        <w:pStyle w:val="NormalWeb"/>
        <w:ind w:left="360"/>
        <w:jc w:val="both"/>
      </w:pPr>
      <w:r>
        <w:t>Upon job completion, the user returns the tools to the Tools Room Keeper by the agreed return date.</w:t>
      </w:r>
    </w:p>
    <w:p w14:paraId="3F4EB343" w14:textId="77777777" w:rsidR="00A62F4C" w:rsidRDefault="00A62F4C" w:rsidP="00006EF5">
      <w:pPr>
        <w:ind w:left="720"/>
        <w:jc w:val="both"/>
        <w:rPr>
          <w:b/>
        </w:rPr>
      </w:pPr>
    </w:p>
    <w:p w14:paraId="33F497F8" w14:textId="77777777" w:rsidR="00A62F4C" w:rsidRDefault="00A62F4C" w:rsidP="00006EF5">
      <w:pPr>
        <w:ind w:left="720"/>
        <w:jc w:val="both"/>
        <w:rPr>
          <w:b/>
        </w:rPr>
      </w:pPr>
    </w:p>
    <w:p w14:paraId="035334EC" w14:textId="77777777" w:rsidR="00A62F4C" w:rsidRDefault="00A62F4C" w:rsidP="00006EF5">
      <w:pPr>
        <w:ind w:left="720"/>
        <w:jc w:val="both"/>
        <w:rPr>
          <w:b/>
        </w:rPr>
      </w:pPr>
    </w:p>
    <w:p w14:paraId="1C1B241D" w14:textId="77777777" w:rsidR="00A62F4C" w:rsidRDefault="00A62F4C" w:rsidP="00006EF5">
      <w:pPr>
        <w:ind w:left="720"/>
        <w:jc w:val="both"/>
        <w:rPr>
          <w:b/>
        </w:rPr>
      </w:pPr>
    </w:p>
    <w:p w14:paraId="7059D435" w14:textId="77777777" w:rsidR="00A62F4C" w:rsidRDefault="00A62F4C" w:rsidP="00006EF5">
      <w:pPr>
        <w:ind w:left="720"/>
        <w:jc w:val="both"/>
        <w:rPr>
          <w:b/>
        </w:rPr>
      </w:pPr>
    </w:p>
    <w:p w14:paraId="224AB1B3" w14:textId="77777777" w:rsidR="00C3123C" w:rsidRDefault="00C3123C" w:rsidP="00006EF5">
      <w:pPr>
        <w:ind w:left="720"/>
        <w:jc w:val="both"/>
        <w:rPr>
          <w:b/>
        </w:rPr>
      </w:pPr>
    </w:p>
    <w:p w14:paraId="651E891E" w14:textId="77777777" w:rsidR="00006EF5" w:rsidRDefault="00006EF5" w:rsidP="00006EF5">
      <w:pPr>
        <w:ind w:left="720"/>
        <w:jc w:val="both"/>
        <w:rPr>
          <w:b/>
        </w:rPr>
      </w:pPr>
    </w:p>
    <w:p w14:paraId="3D926BC8" w14:textId="77777777" w:rsidR="00C41151" w:rsidRPr="00C41151" w:rsidRDefault="00C41151" w:rsidP="00C41151">
      <w:pPr>
        <w:pStyle w:val="ListParagraph"/>
        <w:numPr>
          <w:ilvl w:val="0"/>
          <w:numId w:val="82"/>
        </w:numPr>
        <w:spacing w:after="200" w:line="276" w:lineRule="auto"/>
        <w:contextualSpacing/>
        <w:rPr>
          <w:rFonts w:cstheme="minorHAnsi"/>
          <w:b/>
          <w:vanish/>
        </w:rPr>
      </w:pPr>
    </w:p>
    <w:p w14:paraId="19F4B0A4" w14:textId="77777777" w:rsidR="00C41151" w:rsidRPr="00C41151" w:rsidRDefault="00C41151" w:rsidP="00C41151">
      <w:pPr>
        <w:pStyle w:val="ListParagraph"/>
        <w:numPr>
          <w:ilvl w:val="0"/>
          <w:numId w:val="82"/>
        </w:numPr>
        <w:spacing w:after="200" w:line="276" w:lineRule="auto"/>
        <w:contextualSpacing/>
        <w:rPr>
          <w:rFonts w:cstheme="minorHAnsi"/>
          <w:b/>
          <w:vanish/>
        </w:rPr>
      </w:pPr>
    </w:p>
    <w:p w14:paraId="3FB2FC63" w14:textId="353DABCD" w:rsidR="00006EF5" w:rsidRPr="00991FBC" w:rsidRDefault="00006EF5" w:rsidP="00C41151">
      <w:pPr>
        <w:pStyle w:val="ListParagraph"/>
        <w:numPr>
          <w:ilvl w:val="1"/>
          <w:numId w:val="82"/>
        </w:numPr>
        <w:spacing w:after="200" w:line="276" w:lineRule="auto"/>
        <w:contextualSpacing/>
        <w:rPr>
          <w:rFonts w:cstheme="minorHAnsi"/>
          <w:b/>
          <w:u w:val="single"/>
        </w:rPr>
      </w:pPr>
      <w:r w:rsidRPr="00991FBC">
        <w:rPr>
          <w:rFonts w:cstheme="minorHAnsi"/>
          <w:b/>
        </w:rPr>
        <w:t xml:space="preserve"> </w:t>
      </w:r>
      <w:r w:rsidRPr="00991FBC">
        <w:rPr>
          <w:rFonts w:cstheme="minorHAnsi"/>
          <w:b/>
          <w:u w:val="single"/>
        </w:rPr>
        <w:t>Process Flow Diagram</w:t>
      </w:r>
    </w:p>
    <w:p w14:paraId="50893E33" w14:textId="77777777" w:rsidR="00006EF5" w:rsidRDefault="00006EF5" w:rsidP="00006EF5">
      <w:pPr>
        <w:ind w:left="720"/>
        <w:jc w:val="both"/>
        <w:rPr>
          <w:b/>
        </w:rPr>
      </w:pPr>
    </w:p>
    <w:p w14:paraId="3C241B5F" w14:textId="7DBF367D" w:rsidR="00006EF5" w:rsidRPr="00CF5450" w:rsidRDefault="00411D59" w:rsidP="00411D59">
      <w:pPr>
        <w:ind w:left="720"/>
        <w:jc w:val="center"/>
        <w:rPr>
          <w:rFonts w:ascii="Arial" w:hAnsi="Arial" w:cs="Arial"/>
          <w:b/>
          <w:sz w:val="36"/>
          <w:szCs w:val="36"/>
        </w:rPr>
      </w:pPr>
      <w:r>
        <w:rPr>
          <w:rFonts w:ascii="Arial" w:hAnsi="Arial" w:cs="Arial"/>
          <w:b/>
          <w:noProof/>
          <w:sz w:val="36"/>
          <w:szCs w:val="36"/>
        </w:rPr>
        <w:drawing>
          <wp:inline distT="0" distB="0" distL="0" distR="0" wp14:anchorId="6AA84BD7" wp14:editId="03DF5E49">
            <wp:extent cx="5619750" cy="6486525"/>
            <wp:effectExtent l="0" t="0" r="0" b="9525"/>
            <wp:docPr id="7975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6486525"/>
                    </a:xfrm>
                    <a:prstGeom prst="rect">
                      <a:avLst/>
                    </a:prstGeom>
                    <a:noFill/>
                    <a:ln>
                      <a:noFill/>
                    </a:ln>
                  </pic:spPr>
                </pic:pic>
              </a:graphicData>
            </a:graphic>
          </wp:inline>
        </w:drawing>
      </w:r>
    </w:p>
    <w:p w14:paraId="503AD41E" w14:textId="77777777" w:rsidR="00006EF5" w:rsidRPr="00525D56" w:rsidRDefault="00006EF5" w:rsidP="00006EF5">
      <w:pPr>
        <w:ind w:left="720"/>
        <w:jc w:val="both"/>
        <w:rPr>
          <w:b/>
        </w:rPr>
      </w:pPr>
    </w:p>
    <w:p w14:paraId="7BE85D1C" w14:textId="77777777" w:rsidR="00006EF5" w:rsidRPr="008D1DDA" w:rsidRDefault="00006EF5" w:rsidP="008D1DDA">
      <w:pPr>
        <w:pStyle w:val="Heading3"/>
        <w:numPr>
          <w:ilvl w:val="0"/>
          <w:numId w:val="85"/>
        </w:numPr>
        <w:shd w:val="clear" w:color="auto" w:fill="D6E3BC" w:themeFill="accent3" w:themeFillTint="66"/>
        <w:spacing w:after="60"/>
        <w:rPr>
          <w:color w:val="0070C0"/>
          <w:sz w:val="28"/>
          <w:szCs w:val="20"/>
        </w:rPr>
      </w:pPr>
      <w:bookmarkStart w:id="85" w:name="_Toc448135755"/>
      <w:r w:rsidRPr="008D1DDA">
        <w:rPr>
          <w:color w:val="0070C0"/>
          <w:sz w:val="28"/>
          <w:szCs w:val="20"/>
        </w:rPr>
        <w:lastRenderedPageBreak/>
        <w:t>Assumptions:</w:t>
      </w:r>
      <w:bookmarkEnd w:id="85"/>
    </w:p>
    <w:p w14:paraId="1C48EFB0" w14:textId="77777777" w:rsidR="00006EF5" w:rsidRDefault="00006EF5" w:rsidP="00006EF5">
      <w:pPr>
        <w:ind w:left="720"/>
        <w:rPr>
          <w:b/>
        </w:rPr>
      </w:pPr>
      <w:r>
        <w:rPr>
          <w:b/>
        </w:rPr>
        <w:t>The software would be designed with the following assumptions:</w:t>
      </w:r>
    </w:p>
    <w:p w14:paraId="75CCC448" w14:textId="77777777" w:rsidR="00A62F4C" w:rsidRDefault="00006EF5" w:rsidP="00006EF5">
      <w:pPr>
        <w:pStyle w:val="ListParagraph"/>
        <w:numPr>
          <w:ilvl w:val="0"/>
          <w:numId w:val="77"/>
        </w:numPr>
        <w:spacing w:after="200" w:line="276" w:lineRule="auto"/>
        <w:ind w:left="1440" w:hanging="720"/>
        <w:contextualSpacing/>
        <w:jc w:val="both"/>
        <w:rPr>
          <w:b/>
        </w:rPr>
      </w:pPr>
      <w:r>
        <w:rPr>
          <w:b/>
        </w:rPr>
        <w:t xml:space="preserve">Different sets of users from different departments would interact with the system and each set of </w:t>
      </w:r>
      <w:proofErr w:type="gramStart"/>
      <w:r>
        <w:rPr>
          <w:b/>
        </w:rPr>
        <w:t>user</w:t>
      </w:r>
      <w:proofErr w:type="gramEnd"/>
      <w:r>
        <w:rPr>
          <w:b/>
        </w:rPr>
        <w:t xml:space="preserve"> would have a defined role. For example, </w:t>
      </w:r>
      <w:r w:rsidR="00A62F4C">
        <w:rPr>
          <w:b/>
        </w:rPr>
        <w:t xml:space="preserve">the maintenance user </w:t>
      </w:r>
      <w:proofErr w:type="gramStart"/>
      <w:r w:rsidR="00A62F4C">
        <w:rPr>
          <w:b/>
        </w:rPr>
        <w:t>raise</w:t>
      </w:r>
      <w:proofErr w:type="gramEnd"/>
      <w:r w:rsidR="00A62F4C">
        <w:rPr>
          <w:b/>
        </w:rPr>
        <w:t xml:space="preserve"> the requestion for tools requirement and approver approved the request as per requirements and the tools keeper as per availability of stock issuing the Tools.</w:t>
      </w:r>
    </w:p>
    <w:p w14:paraId="351FF7CC" w14:textId="2FAF5E98" w:rsidR="00006EF5" w:rsidRPr="00BA2FD2" w:rsidRDefault="00A62F4C" w:rsidP="00A62F4C">
      <w:pPr>
        <w:pStyle w:val="ListParagraph"/>
        <w:spacing w:after="200" w:line="276" w:lineRule="auto"/>
        <w:ind w:left="1440"/>
        <w:contextualSpacing/>
        <w:jc w:val="both"/>
        <w:rPr>
          <w:b/>
        </w:rPr>
      </w:pPr>
      <w:r>
        <w:rPr>
          <w:b/>
        </w:rPr>
        <w:t xml:space="preserve"> </w:t>
      </w:r>
    </w:p>
    <w:p w14:paraId="761A4F65" w14:textId="32FA1579" w:rsidR="000B1853" w:rsidRPr="000B1853" w:rsidRDefault="00A62F4C" w:rsidP="0051396E">
      <w:pPr>
        <w:pStyle w:val="ListParagraph"/>
        <w:numPr>
          <w:ilvl w:val="0"/>
          <w:numId w:val="77"/>
        </w:numPr>
        <w:spacing w:after="200" w:line="276" w:lineRule="auto"/>
        <w:ind w:left="1440" w:hanging="720"/>
        <w:contextualSpacing/>
        <w:jc w:val="both"/>
        <w:rPr>
          <w:b/>
        </w:rPr>
      </w:pPr>
      <w:r w:rsidRPr="000B1853">
        <w:rPr>
          <w:b/>
        </w:rPr>
        <w:t xml:space="preserve">After approval of requesting the </w:t>
      </w:r>
      <w:proofErr w:type="gramStart"/>
      <w:r w:rsidRPr="000B1853">
        <w:rPr>
          <w:b/>
        </w:rPr>
        <w:t>tools</w:t>
      </w:r>
      <w:proofErr w:type="gramEnd"/>
      <w:r w:rsidRPr="000B1853">
        <w:rPr>
          <w:b/>
        </w:rPr>
        <w:t xml:space="preserve"> keeper is issuing the Tools </w:t>
      </w:r>
      <w:r w:rsidR="000B1853" w:rsidRPr="000B1853">
        <w:rPr>
          <w:b/>
        </w:rPr>
        <w:t>as per FIFO method. (i.e. sequentially check as per approval order)</w:t>
      </w:r>
    </w:p>
    <w:p w14:paraId="68E9AFCE" w14:textId="58C519B5" w:rsidR="000B1853" w:rsidRPr="000B1853" w:rsidRDefault="000B1853" w:rsidP="00E51EC0">
      <w:pPr>
        <w:pStyle w:val="ListParagraph"/>
        <w:numPr>
          <w:ilvl w:val="0"/>
          <w:numId w:val="77"/>
        </w:numPr>
        <w:spacing w:after="200" w:line="276" w:lineRule="auto"/>
        <w:ind w:left="1440" w:hanging="720"/>
        <w:contextualSpacing/>
        <w:jc w:val="both"/>
        <w:rPr>
          <w:b/>
        </w:rPr>
      </w:pPr>
      <w:r w:rsidRPr="000B1853">
        <w:rPr>
          <w:b/>
        </w:rPr>
        <w:t>The promise date of return must define.</w:t>
      </w:r>
    </w:p>
    <w:p w14:paraId="4BC6C73E" w14:textId="7610DE92" w:rsidR="000B1853" w:rsidRDefault="000B1853" w:rsidP="00F10005">
      <w:pPr>
        <w:pStyle w:val="ListParagraph"/>
        <w:numPr>
          <w:ilvl w:val="0"/>
          <w:numId w:val="77"/>
        </w:numPr>
        <w:spacing w:after="200" w:line="276" w:lineRule="auto"/>
        <w:ind w:left="1440" w:hanging="720"/>
        <w:contextualSpacing/>
        <w:jc w:val="both"/>
        <w:rPr>
          <w:b/>
        </w:rPr>
      </w:pPr>
      <w:r w:rsidRPr="000B1853">
        <w:rPr>
          <w:b/>
        </w:rPr>
        <w:t>The Tools keeper distribution the tools as fairly</w:t>
      </w:r>
    </w:p>
    <w:p w14:paraId="6D604670" w14:textId="781C21CE" w:rsidR="000B1853" w:rsidRDefault="000B1853" w:rsidP="00F10005">
      <w:pPr>
        <w:pStyle w:val="ListParagraph"/>
        <w:numPr>
          <w:ilvl w:val="0"/>
          <w:numId w:val="77"/>
        </w:numPr>
        <w:spacing w:after="200" w:line="276" w:lineRule="auto"/>
        <w:ind w:left="1440" w:hanging="720"/>
        <w:contextualSpacing/>
        <w:jc w:val="both"/>
        <w:rPr>
          <w:b/>
        </w:rPr>
      </w:pPr>
      <w:r>
        <w:rPr>
          <w:b/>
        </w:rPr>
        <w:t xml:space="preserve">The alert is </w:t>
      </w:r>
      <w:proofErr w:type="gramStart"/>
      <w:r>
        <w:rPr>
          <w:b/>
        </w:rPr>
        <w:t>raise</w:t>
      </w:r>
      <w:proofErr w:type="gramEnd"/>
      <w:r>
        <w:rPr>
          <w:b/>
        </w:rPr>
        <w:t>, if return due date is over</w:t>
      </w:r>
    </w:p>
    <w:p w14:paraId="42DD8043" w14:textId="77777777" w:rsidR="00006EF5" w:rsidRDefault="00006EF5" w:rsidP="00006EF5">
      <w:pPr>
        <w:pStyle w:val="ListParagraph"/>
        <w:jc w:val="both"/>
        <w:rPr>
          <w:rFonts w:ascii="Arial" w:hAnsi="Arial" w:cs="Arial"/>
          <w:b/>
        </w:rPr>
      </w:pPr>
    </w:p>
    <w:p w14:paraId="46163D47" w14:textId="77777777" w:rsidR="000B1853" w:rsidRDefault="000B1853" w:rsidP="00006EF5">
      <w:pPr>
        <w:pStyle w:val="ListParagraph"/>
        <w:jc w:val="both"/>
        <w:rPr>
          <w:rFonts w:ascii="Arial" w:hAnsi="Arial" w:cs="Arial"/>
          <w:b/>
        </w:rPr>
      </w:pPr>
    </w:p>
    <w:p w14:paraId="6621B65B" w14:textId="77777777" w:rsidR="000B1853" w:rsidRDefault="000B1853" w:rsidP="00006EF5">
      <w:pPr>
        <w:pStyle w:val="ListParagraph"/>
        <w:jc w:val="both"/>
        <w:rPr>
          <w:rFonts w:ascii="Arial" w:hAnsi="Arial" w:cs="Arial"/>
          <w:b/>
        </w:rPr>
      </w:pPr>
    </w:p>
    <w:p w14:paraId="4345361C" w14:textId="77777777" w:rsidR="000B1853" w:rsidRDefault="000B1853" w:rsidP="00006EF5">
      <w:pPr>
        <w:pStyle w:val="ListParagraph"/>
        <w:jc w:val="both"/>
        <w:rPr>
          <w:rFonts w:ascii="Arial" w:hAnsi="Arial" w:cs="Arial"/>
          <w:b/>
        </w:rPr>
      </w:pPr>
    </w:p>
    <w:p w14:paraId="2D24DC4A" w14:textId="77777777" w:rsidR="000B1853" w:rsidRDefault="000B1853" w:rsidP="00006EF5">
      <w:pPr>
        <w:pStyle w:val="ListParagraph"/>
        <w:jc w:val="both"/>
        <w:rPr>
          <w:rFonts w:ascii="Arial" w:hAnsi="Arial" w:cs="Arial"/>
          <w:b/>
        </w:rPr>
      </w:pPr>
    </w:p>
    <w:p w14:paraId="468E5E2F" w14:textId="77777777" w:rsidR="00006EF5" w:rsidRPr="00EE5BEF" w:rsidRDefault="00006EF5" w:rsidP="00006EF5">
      <w:pPr>
        <w:pStyle w:val="ListParagraph"/>
        <w:numPr>
          <w:ilvl w:val="0"/>
          <w:numId w:val="83"/>
        </w:numPr>
        <w:tabs>
          <w:tab w:val="left" w:pos="0"/>
        </w:tabs>
        <w:spacing w:after="200" w:line="276" w:lineRule="auto"/>
        <w:ind w:left="0" w:firstLine="0"/>
        <w:contextualSpacing/>
        <w:jc w:val="both"/>
        <w:rPr>
          <w:rFonts w:ascii="Arial" w:hAnsi="Arial" w:cs="Arial"/>
          <w:b/>
          <w:vanish/>
          <w:sz w:val="28"/>
          <w:szCs w:val="28"/>
          <w:u w:val="single"/>
        </w:rPr>
      </w:pPr>
    </w:p>
    <w:p w14:paraId="5EC014BA" w14:textId="77777777" w:rsidR="00006EF5" w:rsidRPr="008D1DDA" w:rsidRDefault="00006EF5" w:rsidP="008D1DDA">
      <w:pPr>
        <w:pStyle w:val="Heading3"/>
        <w:numPr>
          <w:ilvl w:val="0"/>
          <w:numId w:val="85"/>
        </w:numPr>
        <w:shd w:val="clear" w:color="auto" w:fill="D6E3BC" w:themeFill="accent3" w:themeFillTint="66"/>
        <w:spacing w:after="60"/>
        <w:rPr>
          <w:color w:val="0070C0"/>
          <w:sz w:val="28"/>
          <w:szCs w:val="20"/>
        </w:rPr>
      </w:pPr>
      <w:bookmarkStart w:id="86" w:name="_Toc448135756"/>
      <w:r w:rsidRPr="008D1DDA">
        <w:rPr>
          <w:color w:val="0070C0"/>
          <w:sz w:val="28"/>
          <w:szCs w:val="20"/>
        </w:rPr>
        <w:t>Functional requirements:</w:t>
      </w:r>
      <w:bookmarkEnd w:id="86"/>
    </w:p>
    <w:p w14:paraId="09E813BE" w14:textId="77777777" w:rsidR="00006EF5" w:rsidRDefault="00006EF5" w:rsidP="00006EF5">
      <w:pPr>
        <w:pStyle w:val="ListParagraph"/>
        <w:jc w:val="both"/>
        <w:rPr>
          <w:b/>
          <w:u w:val="single"/>
        </w:rPr>
      </w:pPr>
      <w:bookmarkStart w:id="87" w:name="OLE_LINK5"/>
      <w:bookmarkStart w:id="88" w:name="OLE_LINK6"/>
    </w:p>
    <w:p w14:paraId="274A1047" w14:textId="77777777" w:rsidR="00006EF5" w:rsidRPr="00EE5BEF" w:rsidRDefault="00006EF5" w:rsidP="00006EF5">
      <w:pPr>
        <w:pStyle w:val="ListParagraph"/>
        <w:numPr>
          <w:ilvl w:val="0"/>
          <w:numId w:val="84"/>
        </w:numPr>
        <w:spacing w:after="200" w:line="276" w:lineRule="auto"/>
        <w:contextualSpacing/>
        <w:jc w:val="both"/>
        <w:rPr>
          <w:b/>
          <w:vanish/>
          <w:u w:val="single"/>
        </w:rPr>
      </w:pPr>
    </w:p>
    <w:p w14:paraId="5F5F4CBB" w14:textId="77777777" w:rsidR="00006EF5" w:rsidRPr="00EE5BEF" w:rsidRDefault="00006EF5" w:rsidP="00006EF5">
      <w:pPr>
        <w:pStyle w:val="ListParagraph"/>
        <w:numPr>
          <w:ilvl w:val="0"/>
          <w:numId w:val="84"/>
        </w:numPr>
        <w:spacing w:after="200" w:line="276" w:lineRule="auto"/>
        <w:contextualSpacing/>
        <w:jc w:val="both"/>
        <w:rPr>
          <w:b/>
          <w:vanish/>
          <w:u w:val="single"/>
        </w:rPr>
      </w:pPr>
    </w:p>
    <w:p w14:paraId="660F9313" w14:textId="77777777" w:rsidR="00006EF5" w:rsidRPr="001B185F" w:rsidRDefault="00006EF5" w:rsidP="00006EF5">
      <w:pPr>
        <w:pStyle w:val="ListParagraph"/>
        <w:numPr>
          <w:ilvl w:val="1"/>
          <w:numId w:val="84"/>
        </w:numPr>
        <w:spacing w:after="200" w:line="276" w:lineRule="auto"/>
        <w:contextualSpacing/>
        <w:jc w:val="both"/>
        <w:rPr>
          <w:b/>
          <w:u w:val="single"/>
        </w:rPr>
      </w:pPr>
      <w:r w:rsidRPr="001B185F">
        <w:rPr>
          <w:b/>
          <w:u w:val="single"/>
        </w:rPr>
        <w:t>Functional requirements for maintenance of master data</w:t>
      </w:r>
    </w:p>
    <w:bookmarkEnd w:id="87"/>
    <w:bookmarkEnd w:id="88"/>
    <w:p w14:paraId="7E8A2461" w14:textId="77777777" w:rsidR="00006EF5" w:rsidRDefault="00006EF5" w:rsidP="00006EF5">
      <w:pPr>
        <w:pStyle w:val="ListParagraph"/>
        <w:jc w:val="both"/>
        <w:rPr>
          <w:b/>
          <w:u w:val="single"/>
        </w:rPr>
      </w:pPr>
    </w:p>
    <w:p w14:paraId="497281BC" w14:textId="27C9D674" w:rsidR="00006EF5" w:rsidRPr="00952F33" w:rsidRDefault="00006EF5" w:rsidP="0077765D">
      <w:pPr>
        <w:pStyle w:val="ListParagraph"/>
        <w:numPr>
          <w:ilvl w:val="2"/>
          <w:numId w:val="84"/>
        </w:numPr>
        <w:spacing w:after="200" w:line="276" w:lineRule="auto"/>
        <w:contextualSpacing/>
        <w:jc w:val="both"/>
        <w:rPr>
          <w:b/>
          <w:u w:val="single"/>
        </w:rPr>
      </w:pPr>
      <w:r w:rsidRPr="00952F33">
        <w:rPr>
          <w:b/>
          <w:u w:val="single"/>
        </w:rPr>
        <w:t>FRMM-0001</w:t>
      </w:r>
      <w:r>
        <w:rPr>
          <w:b/>
          <w:u w:val="single"/>
        </w:rPr>
        <w:t>:</w:t>
      </w:r>
    </w:p>
    <w:p w14:paraId="48E7D712" w14:textId="17F3D252" w:rsidR="00006EF5" w:rsidRPr="00952F33" w:rsidRDefault="000B1853" w:rsidP="00006EF5">
      <w:pPr>
        <w:pStyle w:val="ListParagraph"/>
        <w:ind w:left="1440"/>
        <w:jc w:val="both"/>
        <w:rPr>
          <w:b/>
        </w:rPr>
      </w:pPr>
      <w:r>
        <w:rPr>
          <w:b/>
        </w:rPr>
        <w:t>The Tools Keeper recorded the Tools name along with update the newly received quantity from General stores.</w:t>
      </w:r>
    </w:p>
    <w:p w14:paraId="330292A4" w14:textId="77777777" w:rsidR="00006EF5" w:rsidRDefault="00006EF5" w:rsidP="00006EF5">
      <w:pPr>
        <w:pStyle w:val="ListParagraph"/>
        <w:jc w:val="both"/>
        <w:rPr>
          <w:b/>
          <w:u w:val="single"/>
        </w:rPr>
      </w:pPr>
    </w:p>
    <w:p w14:paraId="04C06C5F" w14:textId="77777777" w:rsidR="00006EF5" w:rsidRPr="00EE5BEF" w:rsidRDefault="00006EF5" w:rsidP="00006EF5">
      <w:pPr>
        <w:pStyle w:val="ListParagraph"/>
        <w:numPr>
          <w:ilvl w:val="0"/>
          <w:numId w:val="86"/>
        </w:numPr>
        <w:spacing w:after="200" w:line="276" w:lineRule="auto"/>
        <w:contextualSpacing/>
        <w:jc w:val="both"/>
        <w:rPr>
          <w:b/>
          <w:vanish/>
          <w:u w:val="single"/>
        </w:rPr>
      </w:pPr>
    </w:p>
    <w:p w14:paraId="650A189E" w14:textId="77777777" w:rsidR="00006EF5" w:rsidRPr="00EE5BEF" w:rsidRDefault="00006EF5" w:rsidP="00006EF5">
      <w:pPr>
        <w:pStyle w:val="ListParagraph"/>
        <w:numPr>
          <w:ilvl w:val="0"/>
          <w:numId w:val="86"/>
        </w:numPr>
        <w:spacing w:after="200" w:line="276" w:lineRule="auto"/>
        <w:contextualSpacing/>
        <w:jc w:val="both"/>
        <w:rPr>
          <w:b/>
          <w:vanish/>
          <w:u w:val="single"/>
        </w:rPr>
      </w:pPr>
    </w:p>
    <w:p w14:paraId="4F5F4C03" w14:textId="77777777" w:rsidR="00006EF5" w:rsidRPr="00EE5BEF" w:rsidRDefault="00006EF5" w:rsidP="00006EF5">
      <w:pPr>
        <w:pStyle w:val="ListParagraph"/>
        <w:numPr>
          <w:ilvl w:val="1"/>
          <w:numId w:val="86"/>
        </w:numPr>
        <w:spacing w:after="200" w:line="276" w:lineRule="auto"/>
        <w:contextualSpacing/>
        <w:jc w:val="both"/>
        <w:rPr>
          <w:b/>
          <w:vanish/>
          <w:u w:val="single"/>
        </w:rPr>
      </w:pPr>
    </w:p>
    <w:p w14:paraId="15F3F2BF" w14:textId="77777777" w:rsidR="00006EF5" w:rsidRPr="00EE5BEF" w:rsidRDefault="00006EF5" w:rsidP="00006EF5">
      <w:pPr>
        <w:pStyle w:val="ListParagraph"/>
        <w:numPr>
          <w:ilvl w:val="2"/>
          <w:numId w:val="86"/>
        </w:numPr>
        <w:spacing w:after="200" w:line="276" w:lineRule="auto"/>
        <w:contextualSpacing/>
        <w:jc w:val="both"/>
        <w:rPr>
          <w:b/>
          <w:vanish/>
          <w:u w:val="single"/>
        </w:rPr>
      </w:pPr>
    </w:p>
    <w:p w14:paraId="4AB45331" w14:textId="77777777" w:rsidR="00006EF5" w:rsidRPr="00952F33" w:rsidRDefault="00006EF5" w:rsidP="00006EF5">
      <w:pPr>
        <w:pStyle w:val="ListParagraph"/>
        <w:numPr>
          <w:ilvl w:val="2"/>
          <w:numId w:val="86"/>
        </w:numPr>
        <w:spacing w:after="200" w:line="276" w:lineRule="auto"/>
        <w:contextualSpacing/>
        <w:jc w:val="both"/>
        <w:rPr>
          <w:b/>
          <w:u w:val="single"/>
        </w:rPr>
      </w:pPr>
      <w:r w:rsidRPr="00952F33">
        <w:rPr>
          <w:b/>
          <w:u w:val="single"/>
        </w:rPr>
        <w:t>FRMM-000</w:t>
      </w:r>
      <w:r>
        <w:rPr>
          <w:b/>
          <w:u w:val="single"/>
        </w:rPr>
        <w:t>2</w:t>
      </w:r>
      <w:r w:rsidRPr="00952F33">
        <w:rPr>
          <w:b/>
          <w:u w:val="single"/>
        </w:rPr>
        <w:t>:</w:t>
      </w:r>
    </w:p>
    <w:p w14:paraId="02E8556C" w14:textId="101FBE9C" w:rsidR="00006EF5" w:rsidRDefault="000B1853" w:rsidP="00006EF5">
      <w:pPr>
        <w:pStyle w:val="ListParagraph"/>
        <w:ind w:left="1440"/>
        <w:jc w:val="both"/>
        <w:rPr>
          <w:b/>
        </w:rPr>
      </w:pPr>
      <w:r>
        <w:rPr>
          <w:b/>
        </w:rPr>
        <w:t>The Tools keeper create and maintain the user id and name along with others details as required for application.(Manager name, Department, status</w:t>
      </w:r>
    </w:p>
    <w:p w14:paraId="2621C2D0" w14:textId="77777777" w:rsidR="00006EF5" w:rsidRDefault="00006EF5" w:rsidP="00006EF5">
      <w:pPr>
        <w:pStyle w:val="ListParagraph"/>
        <w:jc w:val="both"/>
        <w:rPr>
          <w:b/>
          <w:u w:val="single"/>
        </w:rPr>
      </w:pPr>
    </w:p>
    <w:p w14:paraId="3C51BA6C" w14:textId="77777777" w:rsidR="00006EF5" w:rsidRDefault="00006EF5" w:rsidP="00006EF5">
      <w:pPr>
        <w:pStyle w:val="ListParagraph"/>
        <w:jc w:val="both"/>
        <w:rPr>
          <w:b/>
        </w:rPr>
      </w:pPr>
    </w:p>
    <w:p w14:paraId="266984AC" w14:textId="77777777" w:rsidR="00006EF5" w:rsidRPr="001B185F" w:rsidRDefault="00006EF5" w:rsidP="00006EF5">
      <w:pPr>
        <w:pStyle w:val="ListParagraph"/>
        <w:numPr>
          <w:ilvl w:val="1"/>
          <w:numId w:val="86"/>
        </w:numPr>
        <w:spacing w:after="200" w:line="276" w:lineRule="auto"/>
        <w:contextualSpacing/>
        <w:jc w:val="both"/>
        <w:rPr>
          <w:b/>
          <w:u w:val="single"/>
        </w:rPr>
      </w:pPr>
      <w:r w:rsidRPr="001B185F">
        <w:rPr>
          <w:b/>
          <w:u w:val="single"/>
        </w:rPr>
        <w:t>Functional requirements for maintenance of transaction data:</w:t>
      </w:r>
    </w:p>
    <w:p w14:paraId="3913803E" w14:textId="77777777" w:rsidR="00006EF5" w:rsidRDefault="00006EF5" w:rsidP="00006EF5">
      <w:pPr>
        <w:pStyle w:val="ListParagraph"/>
        <w:jc w:val="both"/>
        <w:rPr>
          <w:b/>
          <w:u w:val="single"/>
        </w:rPr>
      </w:pPr>
    </w:p>
    <w:p w14:paraId="3C2BA87C" w14:textId="77777777" w:rsidR="00006EF5" w:rsidRDefault="00006EF5" w:rsidP="00006EF5">
      <w:pPr>
        <w:pStyle w:val="ListParagraph"/>
        <w:numPr>
          <w:ilvl w:val="2"/>
          <w:numId w:val="86"/>
        </w:numPr>
        <w:spacing w:after="200" w:line="276" w:lineRule="auto"/>
        <w:contextualSpacing/>
        <w:jc w:val="both"/>
        <w:rPr>
          <w:b/>
          <w:u w:val="single"/>
        </w:rPr>
      </w:pPr>
      <w:r>
        <w:rPr>
          <w:b/>
          <w:u w:val="single"/>
        </w:rPr>
        <w:t>FRTD-0001:</w:t>
      </w:r>
    </w:p>
    <w:p w14:paraId="71EB6E57" w14:textId="18C83EA8" w:rsidR="00006EF5" w:rsidRDefault="00006EF5" w:rsidP="00006EF5">
      <w:pPr>
        <w:pStyle w:val="ListParagraph"/>
        <w:ind w:left="1440"/>
        <w:jc w:val="both"/>
        <w:rPr>
          <w:b/>
        </w:rPr>
      </w:pPr>
      <w:r w:rsidRPr="00525D56">
        <w:rPr>
          <w:b/>
        </w:rPr>
        <w:t xml:space="preserve">The </w:t>
      </w:r>
      <w:r>
        <w:rPr>
          <w:b/>
        </w:rPr>
        <w:t xml:space="preserve">users must be </w:t>
      </w:r>
      <w:r w:rsidR="000B1853">
        <w:rPr>
          <w:b/>
        </w:rPr>
        <w:t xml:space="preserve">created the requestion </w:t>
      </w:r>
      <w:r w:rsidR="00785405">
        <w:rPr>
          <w:b/>
        </w:rPr>
        <w:t xml:space="preserve">tools quantity </w:t>
      </w:r>
      <w:r w:rsidR="000B1853">
        <w:rPr>
          <w:b/>
        </w:rPr>
        <w:t>for as per his requirements</w:t>
      </w:r>
    </w:p>
    <w:p w14:paraId="6FF502E1" w14:textId="77777777" w:rsidR="00006EF5" w:rsidRDefault="00006EF5" w:rsidP="00006EF5">
      <w:pPr>
        <w:pStyle w:val="ListParagraph"/>
        <w:jc w:val="both"/>
        <w:rPr>
          <w:b/>
          <w:u w:val="single"/>
        </w:rPr>
      </w:pPr>
    </w:p>
    <w:p w14:paraId="61AE57B6" w14:textId="3BBEAE2E" w:rsidR="00006EF5" w:rsidRDefault="00006EF5" w:rsidP="00006EF5">
      <w:pPr>
        <w:pStyle w:val="ListParagraph"/>
        <w:numPr>
          <w:ilvl w:val="2"/>
          <w:numId w:val="86"/>
        </w:numPr>
        <w:spacing w:after="200" w:line="276" w:lineRule="auto"/>
        <w:contextualSpacing/>
        <w:jc w:val="both"/>
        <w:rPr>
          <w:b/>
        </w:rPr>
      </w:pPr>
      <w:r>
        <w:rPr>
          <w:b/>
          <w:u w:val="single"/>
        </w:rPr>
        <w:t>FRTD-000</w:t>
      </w:r>
      <w:r w:rsidR="00EB7A9D">
        <w:rPr>
          <w:b/>
          <w:u w:val="single"/>
        </w:rPr>
        <w:t>2</w:t>
      </w:r>
      <w:r>
        <w:rPr>
          <w:b/>
          <w:u w:val="single"/>
        </w:rPr>
        <w:t>:</w:t>
      </w:r>
    </w:p>
    <w:p w14:paraId="7867D302" w14:textId="5E0956BD" w:rsidR="00006EF5" w:rsidRDefault="00785405" w:rsidP="00006EF5">
      <w:pPr>
        <w:pStyle w:val="ListParagraph"/>
        <w:ind w:left="1440"/>
        <w:jc w:val="both"/>
        <w:rPr>
          <w:b/>
        </w:rPr>
      </w:pPr>
      <w:r>
        <w:rPr>
          <w:b/>
        </w:rPr>
        <w:t>The Approver must be approved/ reject the requestion as per maintenance needs.</w:t>
      </w:r>
    </w:p>
    <w:p w14:paraId="4216DCA0" w14:textId="77777777" w:rsidR="00006EF5" w:rsidRDefault="00006EF5" w:rsidP="00006EF5">
      <w:pPr>
        <w:pStyle w:val="ListParagraph"/>
        <w:jc w:val="both"/>
        <w:rPr>
          <w:b/>
        </w:rPr>
      </w:pPr>
    </w:p>
    <w:p w14:paraId="021ACB5B" w14:textId="5FBD21C2" w:rsidR="00006EF5" w:rsidRDefault="00006EF5" w:rsidP="00006EF5">
      <w:pPr>
        <w:pStyle w:val="ListParagraph"/>
        <w:numPr>
          <w:ilvl w:val="2"/>
          <w:numId w:val="86"/>
        </w:numPr>
        <w:spacing w:after="200" w:line="276" w:lineRule="auto"/>
        <w:contextualSpacing/>
        <w:jc w:val="both"/>
        <w:rPr>
          <w:b/>
          <w:u w:val="single"/>
        </w:rPr>
      </w:pPr>
      <w:r w:rsidRPr="00C76D42">
        <w:rPr>
          <w:b/>
          <w:u w:val="single"/>
        </w:rPr>
        <w:t>FRTD-000</w:t>
      </w:r>
      <w:r w:rsidR="00EB7A9D">
        <w:rPr>
          <w:b/>
          <w:u w:val="single"/>
        </w:rPr>
        <w:t>3</w:t>
      </w:r>
      <w:r w:rsidRPr="00C76D42">
        <w:rPr>
          <w:b/>
          <w:u w:val="single"/>
        </w:rPr>
        <w:t>:</w:t>
      </w:r>
    </w:p>
    <w:p w14:paraId="58F824BE" w14:textId="7544A0A5" w:rsidR="00006EF5" w:rsidRPr="00C76D42" w:rsidRDefault="00785405" w:rsidP="00006EF5">
      <w:pPr>
        <w:pStyle w:val="ListParagraph"/>
        <w:ind w:left="1440"/>
        <w:jc w:val="both"/>
        <w:rPr>
          <w:b/>
        </w:rPr>
      </w:pPr>
      <w:r>
        <w:rPr>
          <w:b/>
        </w:rPr>
        <w:lastRenderedPageBreak/>
        <w:t>The Admin/Tools keeper as per approved list issuing the tools to concern users as per return promise date</w:t>
      </w:r>
    </w:p>
    <w:p w14:paraId="42A68031" w14:textId="77777777" w:rsidR="00006EF5" w:rsidRDefault="00006EF5" w:rsidP="00006EF5">
      <w:pPr>
        <w:pStyle w:val="ListParagraph"/>
        <w:jc w:val="both"/>
        <w:rPr>
          <w:b/>
        </w:rPr>
      </w:pPr>
    </w:p>
    <w:p w14:paraId="0890A940" w14:textId="1E48D953" w:rsidR="00006EF5" w:rsidRPr="00B91CAF" w:rsidRDefault="00006EF5" w:rsidP="00006EF5">
      <w:pPr>
        <w:pStyle w:val="ListParagraph"/>
        <w:numPr>
          <w:ilvl w:val="2"/>
          <w:numId w:val="86"/>
        </w:numPr>
        <w:spacing w:after="200" w:line="276" w:lineRule="auto"/>
        <w:contextualSpacing/>
        <w:jc w:val="both"/>
        <w:rPr>
          <w:b/>
          <w:u w:val="single"/>
        </w:rPr>
      </w:pPr>
      <w:r w:rsidRPr="00B91CAF">
        <w:rPr>
          <w:b/>
          <w:u w:val="single"/>
        </w:rPr>
        <w:t>FRTD-000</w:t>
      </w:r>
      <w:r w:rsidR="00EB7A9D">
        <w:rPr>
          <w:b/>
          <w:u w:val="single"/>
        </w:rPr>
        <w:t>4</w:t>
      </w:r>
      <w:r w:rsidRPr="00B91CAF">
        <w:rPr>
          <w:b/>
          <w:u w:val="single"/>
        </w:rPr>
        <w:t>:</w:t>
      </w:r>
    </w:p>
    <w:p w14:paraId="2F2437BC" w14:textId="266B16D2" w:rsidR="00006EF5" w:rsidRDefault="00006EF5" w:rsidP="00785405">
      <w:pPr>
        <w:pStyle w:val="ListParagraph"/>
        <w:ind w:left="1440"/>
        <w:jc w:val="both"/>
        <w:rPr>
          <w:b/>
        </w:rPr>
      </w:pPr>
      <w:r>
        <w:rPr>
          <w:b/>
        </w:rPr>
        <w:t xml:space="preserve">Users are </w:t>
      </w:r>
      <w:r w:rsidR="00785405">
        <w:rPr>
          <w:b/>
        </w:rPr>
        <w:t>must be return the tools as per promise date</w:t>
      </w:r>
      <w:r>
        <w:rPr>
          <w:b/>
        </w:rPr>
        <w:t xml:space="preserve"> </w:t>
      </w:r>
    </w:p>
    <w:p w14:paraId="1B7AEC88" w14:textId="77777777" w:rsidR="00006EF5" w:rsidRDefault="00006EF5" w:rsidP="00006EF5">
      <w:pPr>
        <w:pStyle w:val="ListParagraph"/>
        <w:jc w:val="both"/>
        <w:rPr>
          <w:b/>
          <w:u w:val="single"/>
        </w:rPr>
      </w:pPr>
      <w:bookmarkStart w:id="89" w:name="OLE_LINK7"/>
      <w:bookmarkStart w:id="90" w:name="OLE_LINK8"/>
    </w:p>
    <w:p w14:paraId="166CC2CB" w14:textId="77777777" w:rsidR="00EF0B3D" w:rsidRDefault="00EF0B3D" w:rsidP="00006EF5">
      <w:pPr>
        <w:pStyle w:val="ListParagraph"/>
        <w:jc w:val="both"/>
        <w:rPr>
          <w:b/>
          <w:u w:val="single"/>
        </w:rPr>
      </w:pPr>
    </w:p>
    <w:p w14:paraId="6579B372" w14:textId="77777777" w:rsidR="00EF0B3D" w:rsidRDefault="00EF0B3D" w:rsidP="00006EF5">
      <w:pPr>
        <w:pStyle w:val="ListParagraph"/>
        <w:jc w:val="both"/>
        <w:rPr>
          <w:b/>
          <w:u w:val="single"/>
        </w:rPr>
      </w:pPr>
    </w:p>
    <w:p w14:paraId="55D0F0F3" w14:textId="77777777" w:rsidR="00006EF5" w:rsidRPr="002C08F0" w:rsidRDefault="00006EF5" w:rsidP="00006EF5">
      <w:pPr>
        <w:pStyle w:val="ListParagraph"/>
        <w:numPr>
          <w:ilvl w:val="1"/>
          <w:numId w:val="86"/>
        </w:numPr>
        <w:spacing w:after="200" w:line="276" w:lineRule="auto"/>
        <w:contextualSpacing/>
        <w:jc w:val="both"/>
        <w:rPr>
          <w:b/>
        </w:rPr>
      </w:pPr>
      <w:r w:rsidRPr="002C08F0">
        <w:rPr>
          <w:b/>
          <w:u w:val="single"/>
        </w:rPr>
        <w:t>Functional requirements for System Security:</w:t>
      </w:r>
      <w:bookmarkEnd w:id="89"/>
      <w:bookmarkEnd w:id="90"/>
    </w:p>
    <w:p w14:paraId="4BB8886C" w14:textId="77777777" w:rsidR="00006EF5" w:rsidRDefault="00006EF5" w:rsidP="00006EF5">
      <w:pPr>
        <w:pStyle w:val="ListParagraph"/>
        <w:jc w:val="both"/>
        <w:rPr>
          <w:b/>
          <w:u w:val="single"/>
        </w:rPr>
      </w:pPr>
    </w:p>
    <w:p w14:paraId="01567187" w14:textId="77777777" w:rsidR="00006EF5" w:rsidRPr="00AC0549" w:rsidRDefault="00006EF5" w:rsidP="00006EF5">
      <w:pPr>
        <w:pStyle w:val="ListParagraph"/>
        <w:numPr>
          <w:ilvl w:val="2"/>
          <w:numId w:val="86"/>
        </w:numPr>
        <w:spacing w:after="200" w:line="276" w:lineRule="auto"/>
        <w:contextualSpacing/>
        <w:jc w:val="both"/>
        <w:rPr>
          <w:b/>
          <w:u w:val="single"/>
        </w:rPr>
      </w:pPr>
      <w:r w:rsidRPr="00AC0549">
        <w:rPr>
          <w:b/>
          <w:u w:val="single"/>
        </w:rPr>
        <w:t>FRSS-0001:</w:t>
      </w:r>
    </w:p>
    <w:p w14:paraId="6C4DF6CC" w14:textId="77777777" w:rsidR="00006EF5" w:rsidRDefault="00006EF5" w:rsidP="00006EF5">
      <w:pPr>
        <w:pStyle w:val="ListParagraph"/>
        <w:ind w:left="1440"/>
        <w:jc w:val="both"/>
        <w:rPr>
          <w:b/>
        </w:rPr>
      </w:pPr>
      <w:r>
        <w:rPr>
          <w:b/>
        </w:rPr>
        <w:t>Users must be provided the facility to interact with the system using one or more defined roles.</w:t>
      </w:r>
    </w:p>
    <w:p w14:paraId="0601D724" w14:textId="77777777" w:rsidR="00006EF5" w:rsidRDefault="00006EF5" w:rsidP="00006EF5">
      <w:pPr>
        <w:pStyle w:val="ListParagraph"/>
        <w:jc w:val="both"/>
        <w:rPr>
          <w:b/>
        </w:rPr>
      </w:pPr>
    </w:p>
    <w:p w14:paraId="0FA735CE" w14:textId="77777777" w:rsidR="00006EF5" w:rsidRPr="00EE5BEF" w:rsidRDefault="00006EF5" w:rsidP="00006EF5">
      <w:pPr>
        <w:pStyle w:val="ListParagraph"/>
        <w:numPr>
          <w:ilvl w:val="0"/>
          <w:numId w:val="87"/>
        </w:numPr>
        <w:spacing w:after="200" w:line="276" w:lineRule="auto"/>
        <w:contextualSpacing/>
        <w:jc w:val="both"/>
        <w:rPr>
          <w:b/>
          <w:vanish/>
          <w:u w:val="single"/>
        </w:rPr>
      </w:pPr>
    </w:p>
    <w:p w14:paraId="1CC7DC61" w14:textId="77777777" w:rsidR="00006EF5" w:rsidRPr="00EE5BEF" w:rsidRDefault="00006EF5" w:rsidP="00006EF5">
      <w:pPr>
        <w:pStyle w:val="ListParagraph"/>
        <w:numPr>
          <w:ilvl w:val="0"/>
          <w:numId w:val="87"/>
        </w:numPr>
        <w:spacing w:after="200" w:line="276" w:lineRule="auto"/>
        <w:contextualSpacing/>
        <w:jc w:val="both"/>
        <w:rPr>
          <w:b/>
          <w:vanish/>
          <w:u w:val="single"/>
        </w:rPr>
      </w:pPr>
    </w:p>
    <w:p w14:paraId="3A5E4616" w14:textId="77777777" w:rsidR="00006EF5" w:rsidRPr="00EE5BEF" w:rsidRDefault="00006EF5" w:rsidP="00006EF5">
      <w:pPr>
        <w:pStyle w:val="ListParagraph"/>
        <w:numPr>
          <w:ilvl w:val="1"/>
          <w:numId w:val="87"/>
        </w:numPr>
        <w:spacing w:after="200" w:line="276" w:lineRule="auto"/>
        <w:contextualSpacing/>
        <w:jc w:val="both"/>
        <w:rPr>
          <w:b/>
          <w:vanish/>
          <w:u w:val="single"/>
        </w:rPr>
      </w:pPr>
    </w:p>
    <w:p w14:paraId="4DB39375" w14:textId="77777777" w:rsidR="00006EF5" w:rsidRPr="00EE5BEF" w:rsidRDefault="00006EF5" w:rsidP="00006EF5">
      <w:pPr>
        <w:pStyle w:val="ListParagraph"/>
        <w:numPr>
          <w:ilvl w:val="1"/>
          <w:numId w:val="87"/>
        </w:numPr>
        <w:spacing w:after="200" w:line="276" w:lineRule="auto"/>
        <w:contextualSpacing/>
        <w:jc w:val="both"/>
        <w:rPr>
          <w:b/>
          <w:vanish/>
          <w:u w:val="single"/>
        </w:rPr>
      </w:pPr>
    </w:p>
    <w:p w14:paraId="7D2CC4B2" w14:textId="77777777" w:rsidR="00006EF5" w:rsidRPr="00EE5BEF" w:rsidRDefault="00006EF5" w:rsidP="00006EF5">
      <w:pPr>
        <w:pStyle w:val="ListParagraph"/>
        <w:numPr>
          <w:ilvl w:val="1"/>
          <w:numId w:val="87"/>
        </w:numPr>
        <w:spacing w:after="200" w:line="276" w:lineRule="auto"/>
        <w:contextualSpacing/>
        <w:jc w:val="both"/>
        <w:rPr>
          <w:b/>
          <w:vanish/>
          <w:u w:val="single"/>
        </w:rPr>
      </w:pPr>
    </w:p>
    <w:p w14:paraId="3982CEA9" w14:textId="77777777" w:rsidR="00006EF5" w:rsidRPr="00EE5BEF" w:rsidRDefault="00006EF5" w:rsidP="00006EF5">
      <w:pPr>
        <w:pStyle w:val="ListParagraph"/>
        <w:numPr>
          <w:ilvl w:val="2"/>
          <w:numId w:val="87"/>
        </w:numPr>
        <w:spacing w:after="200" w:line="276" w:lineRule="auto"/>
        <w:contextualSpacing/>
        <w:jc w:val="both"/>
        <w:rPr>
          <w:b/>
          <w:vanish/>
          <w:u w:val="single"/>
        </w:rPr>
      </w:pPr>
    </w:p>
    <w:p w14:paraId="4CBAC746" w14:textId="1BD30AF6" w:rsidR="00006EF5" w:rsidRPr="00AC0549" w:rsidRDefault="00006EF5" w:rsidP="00006EF5">
      <w:pPr>
        <w:pStyle w:val="ListParagraph"/>
        <w:numPr>
          <w:ilvl w:val="2"/>
          <w:numId w:val="87"/>
        </w:numPr>
        <w:spacing w:after="200" w:line="276" w:lineRule="auto"/>
        <w:contextualSpacing/>
        <w:jc w:val="both"/>
        <w:rPr>
          <w:b/>
          <w:u w:val="single"/>
        </w:rPr>
      </w:pPr>
      <w:r w:rsidRPr="00AC0549">
        <w:rPr>
          <w:b/>
          <w:u w:val="single"/>
        </w:rPr>
        <w:t>FRSS-000</w:t>
      </w:r>
      <w:r w:rsidR="00385242">
        <w:rPr>
          <w:b/>
          <w:u w:val="single"/>
        </w:rPr>
        <w:t>2</w:t>
      </w:r>
      <w:r w:rsidRPr="00AC0549">
        <w:rPr>
          <w:b/>
          <w:u w:val="single"/>
        </w:rPr>
        <w:t>:</w:t>
      </w:r>
    </w:p>
    <w:p w14:paraId="347BA844" w14:textId="502DE1B7" w:rsidR="00006EF5" w:rsidRDefault="00006EF5" w:rsidP="00006EF5">
      <w:pPr>
        <w:pStyle w:val="ListParagraph"/>
        <w:ind w:left="1440"/>
        <w:jc w:val="both"/>
        <w:rPr>
          <w:b/>
        </w:rPr>
      </w:pPr>
      <w:r>
        <w:rPr>
          <w:b/>
        </w:rPr>
        <w:t>Users must be provided the facility to change t</w:t>
      </w:r>
      <w:r w:rsidR="002821AA">
        <w:rPr>
          <w:b/>
        </w:rPr>
        <w:t>heir respective logon passwords that would be masked while the users key in the same.</w:t>
      </w:r>
    </w:p>
    <w:p w14:paraId="6CEB79B7" w14:textId="77777777" w:rsidR="00B1327F" w:rsidRDefault="00B1327F" w:rsidP="00006EF5">
      <w:pPr>
        <w:pStyle w:val="ListParagraph"/>
        <w:ind w:left="1440"/>
        <w:jc w:val="both"/>
        <w:rPr>
          <w:b/>
        </w:rPr>
      </w:pPr>
    </w:p>
    <w:p w14:paraId="06F2F865" w14:textId="77777777" w:rsidR="00006EF5" w:rsidRDefault="00006EF5" w:rsidP="00006EF5">
      <w:pPr>
        <w:pStyle w:val="ListParagraph"/>
        <w:jc w:val="both"/>
        <w:rPr>
          <w:b/>
        </w:rPr>
      </w:pPr>
    </w:p>
    <w:p w14:paraId="322FFD4E" w14:textId="77777777" w:rsidR="00006EF5" w:rsidRDefault="00006EF5" w:rsidP="00006EF5">
      <w:pPr>
        <w:pStyle w:val="ListParagraph"/>
        <w:numPr>
          <w:ilvl w:val="1"/>
          <w:numId w:val="87"/>
        </w:numPr>
        <w:spacing w:after="200" w:line="276" w:lineRule="auto"/>
        <w:contextualSpacing/>
        <w:jc w:val="both"/>
        <w:rPr>
          <w:b/>
          <w:u w:val="single"/>
        </w:rPr>
      </w:pPr>
      <w:r>
        <w:rPr>
          <w:b/>
          <w:u w:val="single"/>
        </w:rPr>
        <w:t>F</w:t>
      </w:r>
      <w:r w:rsidRPr="00EE1695">
        <w:rPr>
          <w:b/>
          <w:u w:val="single"/>
        </w:rPr>
        <w:t xml:space="preserve">unctional requirements for </w:t>
      </w:r>
      <w:r>
        <w:rPr>
          <w:b/>
          <w:u w:val="single"/>
        </w:rPr>
        <w:t>Reporting</w:t>
      </w:r>
      <w:r w:rsidRPr="00EE1695">
        <w:rPr>
          <w:b/>
          <w:u w:val="single"/>
        </w:rPr>
        <w:t>:</w:t>
      </w:r>
      <w:r>
        <w:rPr>
          <w:b/>
          <w:u w:val="single"/>
        </w:rPr>
        <w:t xml:space="preserve"> </w:t>
      </w:r>
    </w:p>
    <w:p w14:paraId="76155F2B" w14:textId="4FD686E0" w:rsidR="00006EF5" w:rsidRPr="005705C8" w:rsidRDefault="00006EF5" w:rsidP="00006EF5">
      <w:pPr>
        <w:pStyle w:val="ListParagraph"/>
        <w:jc w:val="both"/>
        <w:rPr>
          <w:b/>
        </w:rPr>
      </w:pPr>
      <w:r w:rsidRPr="005705C8">
        <w:rPr>
          <w:b/>
        </w:rPr>
        <w:t xml:space="preserve">The users will have the choice of viewing the output on the screen </w:t>
      </w:r>
    </w:p>
    <w:p w14:paraId="2CF0D98D" w14:textId="77777777" w:rsidR="00006EF5" w:rsidRDefault="00006EF5" w:rsidP="00006EF5">
      <w:pPr>
        <w:pStyle w:val="ListParagraph"/>
        <w:jc w:val="both"/>
        <w:rPr>
          <w:b/>
          <w:u w:val="single"/>
        </w:rPr>
      </w:pPr>
    </w:p>
    <w:p w14:paraId="2ED6C37A" w14:textId="77777777" w:rsidR="00006EF5" w:rsidRDefault="00006EF5" w:rsidP="00006EF5">
      <w:pPr>
        <w:pStyle w:val="ListParagraph"/>
        <w:numPr>
          <w:ilvl w:val="2"/>
          <w:numId w:val="87"/>
        </w:numPr>
        <w:spacing w:after="200" w:line="276" w:lineRule="auto"/>
        <w:contextualSpacing/>
        <w:jc w:val="both"/>
        <w:rPr>
          <w:b/>
          <w:u w:val="single"/>
        </w:rPr>
      </w:pPr>
      <w:r>
        <w:rPr>
          <w:b/>
          <w:u w:val="single"/>
        </w:rPr>
        <w:t>FRR-0001:</w:t>
      </w:r>
    </w:p>
    <w:p w14:paraId="0015DD37" w14:textId="19C7FA1B" w:rsidR="00006EF5" w:rsidRDefault="00006EF5" w:rsidP="00006EF5">
      <w:pPr>
        <w:pStyle w:val="ListParagraph"/>
        <w:ind w:left="1440"/>
        <w:jc w:val="both"/>
        <w:rPr>
          <w:b/>
        </w:rPr>
      </w:pPr>
      <w:r w:rsidRPr="005705C8">
        <w:rPr>
          <w:b/>
        </w:rPr>
        <w:t>Users</w:t>
      </w:r>
      <w:r>
        <w:rPr>
          <w:b/>
        </w:rPr>
        <w:t xml:space="preserve"> must be provided a report that would display all master information in a single </w:t>
      </w:r>
      <w:r w:rsidR="00B1327F">
        <w:rPr>
          <w:b/>
        </w:rPr>
        <w:t>screen.</w:t>
      </w:r>
    </w:p>
    <w:p w14:paraId="61D43BCE" w14:textId="77777777" w:rsidR="00006EF5" w:rsidRDefault="00006EF5" w:rsidP="00006EF5">
      <w:pPr>
        <w:pStyle w:val="ListParagraph"/>
        <w:jc w:val="both"/>
        <w:rPr>
          <w:b/>
        </w:rPr>
      </w:pPr>
    </w:p>
    <w:p w14:paraId="260729DA" w14:textId="77777777" w:rsidR="00006EF5" w:rsidRPr="005705C8" w:rsidRDefault="00006EF5" w:rsidP="00006EF5">
      <w:pPr>
        <w:pStyle w:val="ListParagraph"/>
        <w:numPr>
          <w:ilvl w:val="2"/>
          <w:numId w:val="87"/>
        </w:numPr>
        <w:spacing w:after="200" w:line="276" w:lineRule="auto"/>
        <w:contextualSpacing/>
        <w:jc w:val="both"/>
        <w:rPr>
          <w:b/>
          <w:u w:val="single"/>
        </w:rPr>
      </w:pPr>
      <w:r w:rsidRPr="005705C8">
        <w:rPr>
          <w:b/>
          <w:u w:val="single"/>
        </w:rPr>
        <w:t>FRR-0002:</w:t>
      </w:r>
    </w:p>
    <w:p w14:paraId="7BDD5367" w14:textId="49ACA7FD" w:rsidR="00006EF5" w:rsidRDefault="00006EF5" w:rsidP="00006EF5">
      <w:pPr>
        <w:pStyle w:val="ListParagraph"/>
        <w:ind w:left="1440"/>
        <w:jc w:val="both"/>
        <w:rPr>
          <w:b/>
        </w:rPr>
      </w:pPr>
      <w:r>
        <w:rPr>
          <w:b/>
        </w:rPr>
        <w:t xml:space="preserve">Users must be provided </w:t>
      </w:r>
      <w:r w:rsidR="003F3129">
        <w:rPr>
          <w:b/>
        </w:rPr>
        <w:t xml:space="preserve">with </w:t>
      </w:r>
      <w:r>
        <w:rPr>
          <w:b/>
        </w:rPr>
        <w:t xml:space="preserve">a report which </w:t>
      </w:r>
      <w:r w:rsidR="00B1327F">
        <w:rPr>
          <w:b/>
        </w:rPr>
        <w:t>tools current stock</w:t>
      </w:r>
    </w:p>
    <w:p w14:paraId="74D593FF" w14:textId="77777777" w:rsidR="00006EF5" w:rsidRDefault="00006EF5" w:rsidP="00006EF5">
      <w:pPr>
        <w:pStyle w:val="ListParagraph"/>
        <w:jc w:val="both"/>
        <w:rPr>
          <w:b/>
        </w:rPr>
      </w:pPr>
    </w:p>
    <w:p w14:paraId="409B87F6" w14:textId="77777777" w:rsidR="00006EF5" w:rsidRDefault="00006EF5" w:rsidP="00006EF5">
      <w:pPr>
        <w:pStyle w:val="ListParagraph"/>
        <w:numPr>
          <w:ilvl w:val="2"/>
          <w:numId w:val="87"/>
        </w:numPr>
        <w:spacing w:after="200" w:line="276" w:lineRule="auto"/>
        <w:contextualSpacing/>
        <w:jc w:val="both"/>
        <w:rPr>
          <w:b/>
          <w:u w:val="single"/>
        </w:rPr>
      </w:pPr>
      <w:r w:rsidRPr="005705C8">
        <w:rPr>
          <w:b/>
          <w:u w:val="single"/>
        </w:rPr>
        <w:t>FRR-0003:</w:t>
      </w:r>
    </w:p>
    <w:p w14:paraId="29BBB89E" w14:textId="31A92011" w:rsidR="00006EF5" w:rsidRDefault="00006EF5" w:rsidP="00006EF5">
      <w:pPr>
        <w:pStyle w:val="ListParagraph"/>
        <w:ind w:left="1440"/>
        <w:jc w:val="both"/>
        <w:rPr>
          <w:b/>
        </w:rPr>
      </w:pPr>
      <w:r>
        <w:rPr>
          <w:b/>
        </w:rPr>
        <w:t xml:space="preserve">Users must be provided </w:t>
      </w:r>
      <w:r w:rsidR="003F3129">
        <w:rPr>
          <w:b/>
        </w:rPr>
        <w:t xml:space="preserve">with </w:t>
      </w:r>
      <w:r>
        <w:rPr>
          <w:b/>
        </w:rPr>
        <w:t xml:space="preserve">a report which </w:t>
      </w:r>
      <w:r w:rsidR="00B1327F">
        <w:rPr>
          <w:b/>
        </w:rPr>
        <w:t>due date over the promise date</w:t>
      </w:r>
    </w:p>
    <w:p w14:paraId="6818E008" w14:textId="77777777" w:rsidR="00006EF5" w:rsidRDefault="00006EF5" w:rsidP="00006EF5">
      <w:pPr>
        <w:pStyle w:val="ListParagraph"/>
        <w:jc w:val="both"/>
        <w:rPr>
          <w:b/>
          <w:u w:val="single"/>
        </w:rPr>
      </w:pPr>
    </w:p>
    <w:p w14:paraId="46EF0099" w14:textId="77777777" w:rsidR="00006EF5" w:rsidRDefault="00006EF5" w:rsidP="00006EF5">
      <w:pPr>
        <w:pStyle w:val="ListParagraph"/>
        <w:jc w:val="both"/>
        <w:rPr>
          <w:b/>
        </w:rPr>
      </w:pPr>
    </w:p>
    <w:p w14:paraId="693C63B3" w14:textId="23EB3181" w:rsidR="00006EF5" w:rsidRPr="008D1DDA" w:rsidRDefault="00006EF5" w:rsidP="008D1DDA">
      <w:pPr>
        <w:pStyle w:val="Heading3"/>
        <w:numPr>
          <w:ilvl w:val="0"/>
          <w:numId w:val="91"/>
        </w:numPr>
        <w:shd w:val="clear" w:color="auto" w:fill="D6E3BC" w:themeFill="accent3" w:themeFillTint="66"/>
        <w:spacing w:after="60"/>
        <w:rPr>
          <w:color w:val="0070C0"/>
          <w:sz w:val="28"/>
          <w:szCs w:val="20"/>
        </w:rPr>
      </w:pPr>
      <w:bookmarkStart w:id="91" w:name="_Toc448135757"/>
      <w:r w:rsidRPr="008D1DDA">
        <w:rPr>
          <w:color w:val="0070C0"/>
          <w:sz w:val="28"/>
          <w:szCs w:val="20"/>
        </w:rPr>
        <w:t>Data requirements:</w:t>
      </w:r>
      <w:bookmarkEnd w:id="91"/>
    </w:p>
    <w:p w14:paraId="4CC9C0CA" w14:textId="77777777" w:rsidR="00006EF5" w:rsidRDefault="00006EF5" w:rsidP="00006EF5">
      <w:pPr>
        <w:pStyle w:val="ListParagraph"/>
        <w:jc w:val="both"/>
        <w:rPr>
          <w:b/>
        </w:rPr>
      </w:pPr>
    </w:p>
    <w:p w14:paraId="72F5DB66" w14:textId="74B53B0F" w:rsidR="00006EF5" w:rsidRDefault="00006EF5" w:rsidP="00006EF5">
      <w:pPr>
        <w:pStyle w:val="ListParagraph"/>
        <w:jc w:val="both"/>
        <w:rPr>
          <w:b/>
        </w:rPr>
      </w:pPr>
      <w:r>
        <w:rPr>
          <w:b/>
        </w:rPr>
        <w:t xml:space="preserve">As explained in the previous section, </w:t>
      </w:r>
      <w:r w:rsidR="00B1327F">
        <w:rPr>
          <w:b/>
        </w:rPr>
        <w:t>tools item listed and tools receiving qty update as received from General stores, along with current status of tools item quantity update as per transaction.</w:t>
      </w:r>
    </w:p>
    <w:p w14:paraId="09A82E7A" w14:textId="77777777" w:rsidR="00411D59" w:rsidRDefault="00411D59" w:rsidP="00006EF5">
      <w:pPr>
        <w:pStyle w:val="ListParagraph"/>
        <w:jc w:val="both"/>
        <w:rPr>
          <w:b/>
        </w:rPr>
      </w:pPr>
    </w:p>
    <w:p w14:paraId="1F6E93C2" w14:textId="77777777" w:rsidR="00411D59" w:rsidRDefault="00411D59" w:rsidP="00006EF5">
      <w:pPr>
        <w:pStyle w:val="ListParagraph"/>
        <w:jc w:val="both"/>
        <w:rPr>
          <w:b/>
        </w:rPr>
      </w:pPr>
    </w:p>
    <w:p w14:paraId="4F2DCD47" w14:textId="77777777" w:rsidR="00006EF5" w:rsidRPr="008D1DDA" w:rsidRDefault="00006EF5" w:rsidP="008D1DDA">
      <w:pPr>
        <w:pStyle w:val="Heading3"/>
        <w:numPr>
          <w:ilvl w:val="0"/>
          <w:numId w:val="91"/>
        </w:numPr>
        <w:shd w:val="clear" w:color="auto" w:fill="D6E3BC" w:themeFill="accent3" w:themeFillTint="66"/>
        <w:spacing w:after="60"/>
        <w:rPr>
          <w:color w:val="0070C0"/>
          <w:sz w:val="28"/>
          <w:szCs w:val="20"/>
        </w:rPr>
      </w:pPr>
      <w:bookmarkStart w:id="92" w:name="_Toc448135758"/>
      <w:r w:rsidRPr="008D1DDA">
        <w:rPr>
          <w:color w:val="0070C0"/>
          <w:sz w:val="28"/>
          <w:szCs w:val="20"/>
        </w:rPr>
        <w:lastRenderedPageBreak/>
        <w:t>System Architecture:</w:t>
      </w:r>
      <w:bookmarkEnd w:id="92"/>
    </w:p>
    <w:p w14:paraId="2B29053F" w14:textId="77777777" w:rsidR="00006EF5" w:rsidRDefault="00006EF5" w:rsidP="00006EF5">
      <w:pPr>
        <w:pStyle w:val="ListParagraph"/>
        <w:jc w:val="both"/>
        <w:rPr>
          <w:b/>
        </w:rPr>
      </w:pPr>
    </w:p>
    <w:p w14:paraId="2AE0DBDC" w14:textId="77777777" w:rsidR="00EF5092" w:rsidRPr="00EF5092" w:rsidRDefault="00EF5092" w:rsidP="00EF5092">
      <w:pPr>
        <w:pStyle w:val="ListParagraph"/>
        <w:jc w:val="both"/>
        <w:rPr>
          <w:b/>
          <w:lang w:val="en-IN"/>
        </w:rPr>
      </w:pPr>
      <w:r w:rsidRPr="00EF5092">
        <w:rPr>
          <w:b/>
          <w:lang w:val="en-IN"/>
        </w:rPr>
        <w:t xml:space="preserve">The Tools Tracker application is developed using a </w:t>
      </w:r>
      <w:r w:rsidRPr="00EF5092">
        <w:rPr>
          <w:b/>
          <w:bCs/>
          <w:lang w:val="en-IN"/>
        </w:rPr>
        <w:t>modern two-tier client-server architecture</w:t>
      </w:r>
      <w:r w:rsidRPr="00EF5092">
        <w:rPr>
          <w:b/>
          <w:lang w:val="en-IN"/>
        </w:rPr>
        <w:t xml:space="preserve"> leveraging </w:t>
      </w:r>
      <w:r w:rsidRPr="00EF5092">
        <w:rPr>
          <w:b/>
          <w:bCs/>
          <w:lang w:val="en-IN"/>
        </w:rPr>
        <w:t>MERN technologies</w:t>
      </w:r>
      <w:r w:rsidRPr="00EF5092">
        <w:rPr>
          <w:b/>
          <w:lang w:val="en-IN"/>
        </w:rPr>
        <w:t>:</w:t>
      </w:r>
    </w:p>
    <w:p w14:paraId="0F5F4783" w14:textId="77777777" w:rsidR="00EF5092" w:rsidRPr="00EF5092" w:rsidRDefault="00EF5092" w:rsidP="00EF5092">
      <w:pPr>
        <w:pStyle w:val="ListParagraph"/>
        <w:numPr>
          <w:ilvl w:val="0"/>
          <w:numId w:val="108"/>
        </w:numPr>
        <w:jc w:val="both"/>
        <w:rPr>
          <w:b/>
          <w:lang w:val="en-IN"/>
        </w:rPr>
      </w:pPr>
      <w:r w:rsidRPr="00EF5092">
        <w:rPr>
          <w:b/>
          <w:bCs/>
          <w:lang w:val="en-IN"/>
        </w:rPr>
        <w:t>Frontend (Client-side)</w:t>
      </w:r>
    </w:p>
    <w:p w14:paraId="55473618" w14:textId="77777777" w:rsidR="00EF5092" w:rsidRPr="00EF5092" w:rsidRDefault="00EF5092" w:rsidP="00EF5092">
      <w:pPr>
        <w:pStyle w:val="ListParagraph"/>
        <w:numPr>
          <w:ilvl w:val="1"/>
          <w:numId w:val="108"/>
        </w:numPr>
        <w:jc w:val="both"/>
        <w:rPr>
          <w:b/>
          <w:lang w:val="en-IN"/>
        </w:rPr>
      </w:pPr>
      <w:r w:rsidRPr="00EF5092">
        <w:rPr>
          <w:b/>
          <w:lang w:val="en-IN"/>
        </w:rPr>
        <w:t xml:space="preserve">Built with </w:t>
      </w:r>
      <w:r w:rsidRPr="00EF5092">
        <w:rPr>
          <w:b/>
          <w:bCs/>
          <w:lang w:val="en-IN"/>
        </w:rPr>
        <w:t>React.js</w:t>
      </w:r>
      <w:r w:rsidRPr="00EF5092">
        <w:rPr>
          <w:b/>
          <w:lang w:val="en-IN"/>
        </w:rPr>
        <w:t>, providing dynamic, responsive, and component-based UI.</w:t>
      </w:r>
    </w:p>
    <w:p w14:paraId="27F317D4" w14:textId="77777777" w:rsidR="00EF5092" w:rsidRPr="00EF5092" w:rsidRDefault="00EF5092" w:rsidP="00EF5092">
      <w:pPr>
        <w:pStyle w:val="ListParagraph"/>
        <w:numPr>
          <w:ilvl w:val="1"/>
          <w:numId w:val="108"/>
        </w:numPr>
        <w:jc w:val="both"/>
        <w:rPr>
          <w:b/>
          <w:lang w:val="en-IN"/>
        </w:rPr>
      </w:pPr>
      <w:r w:rsidRPr="00EF5092">
        <w:rPr>
          <w:b/>
          <w:lang w:val="en-IN"/>
        </w:rPr>
        <w:t xml:space="preserve">Users (Admin, </w:t>
      </w:r>
      <w:proofErr w:type="spellStart"/>
      <w:r w:rsidRPr="00EF5092">
        <w:rPr>
          <w:b/>
          <w:lang w:val="en-IN"/>
        </w:rPr>
        <w:t>Toolskeeper</w:t>
      </w:r>
      <w:proofErr w:type="spellEnd"/>
      <w:r w:rsidRPr="00EF5092">
        <w:rPr>
          <w:b/>
          <w:lang w:val="en-IN"/>
        </w:rPr>
        <w:t>, Maintenance Users) interact with the application via a web browser, accessing feature-rich interfaces with React Router for routing and Tailwind CSS for styling.</w:t>
      </w:r>
    </w:p>
    <w:p w14:paraId="33E5E314" w14:textId="77777777" w:rsidR="00EF5092" w:rsidRPr="00EF5092" w:rsidRDefault="00EF5092" w:rsidP="00EF5092">
      <w:pPr>
        <w:pStyle w:val="ListParagraph"/>
        <w:numPr>
          <w:ilvl w:val="1"/>
          <w:numId w:val="108"/>
        </w:numPr>
        <w:jc w:val="both"/>
        <w:rPr>
          <w:b/>
          <w:lang w:val="en-IN"/>
        </w:rPr>
      </w:pPr>
      <w:r w:rsidRPr="00EF5092">
        <w:rPr>
          <w:b/>
          <w:lang w:val="en-IN"/>
        </w:rPr>
        <w:t xml:space="preserve">The frontend communicates with backend APIs via </w:t>
      </w:r>
      <w:r w:rsidRPr="00EF5092">
        <w:rPr>
          <w:b/>
          <w:bCs/>
          <w:lang w:val="en-IN"/>
        </w:rPr>
        <w:t>Axios HTTP calls</w:t>
      </w:r>
      <w:r w:rsidRPr="00EF5092">
        <w:rPr>
          <w:b/>
          <w:lang w:val="en-IN"/>
        </w:rPr>
        <w:t xml:space="preserve"> ensuring seamless data exchange and interactive user experiences.</w:t>
      </w:r>
    </w:p>
    <w:p w14:paraId="15453F8C" w14:textId="77777777" w:rsidR="00EF5092" w:rsidRPr="00EF5092" w:rsidRDefault="00EF5092" w:rsidP="00EF5092">
      <w:pPr>
        <w:pStyle w:val="ListParagraph"/>
        <w:numPr>
          <w:ilvl w:val="1"/>
          <w:numId w:val="108"/>
        </w:numPr>
        <w:jc w:val="both"/>
        <w:rPr>
          <w:b/>
          <w:lang w:val="en-IN"/>
        </w:rPr>
      </w:pPr>
      <w:r w:rsidRPr="00EF5092">
        <w:rPr>
          <w:b/>
          <w:lang w:val="en-IN"/>
        </w:rPr>
        <w:t xml:space="preserve">Reports are displayed on view-only pages with export capabilities to </w:t>
      </w:r>
      <w:r w:rsidRPr="00EF5092">
        <w:rPr>
          <w:b/>
          <w:bCs/>
          <w:lang w:val="en-IN"/>
        </w:rPr>
        <w:t>CSV or Excel formats</w:t>
      </w:r>
      <w:r w:rsidRPr="00EF5092">
        <w:rPr>
          <w:b/>
          <w:lang w:val="en-IN"/>
        </w:rPr>
        <w:t xml:space="preserve"> using JavaScript libraries like </w:t>
      </w:r>
      <w:proofErr w:type="spellStart"/>
      <w:r w:rsidRPr="00EF5092">
        <w:rPr>
          <w:b/>
          <w:bCs/>
          <w:lang w:val="en-IN"/>
        </w:rPr>
        <w:t>SheetJS</w:t>
      </w:r>
      <w:proofErr w:type="spellEnd"/>
      <w:r w:rsidRPr="00EF5092">
        <w:rPr>
          <w:b/>
          <w:bCs/>
          <w:lang w:val="en-IN"/>
        </w:rPr>
        <w:t xml:space="preserve"> (xlsx)</w:t>
      </w:r>
      <w:r w:rsidRPr="00EF5092">
        <w:rPr>
          <w:b/>
          <w:lang w:val="en-IN"/>
        </w:rPr>
        <w:t xml:space="preserve"> for Excel integration, replacing Oracle Forms OLE APIs.</w:t>
      </w:r>
    </w:p>
    <w:p w14:paraId="1CA3AA10" w14:textId="77777777" w:rsidR="00EF5092" w:rsidRPr="00EF5092" w:rsidRDefault="00000000" w:rsidP="00EF5092">
      <w:pPr>
        <w:pStyle w:val="ListParagraph"/>
        <w:jc w:val="both"/>
        <w:rPr>
          <w:b/>
          <w:lang w:val="en-IN"/>
        </w:rPr>
      </w:pPr>
      <w:r>
        <w:rPr>
          <w:b/>
          <w:lang w:val="en-IN"/>
        </w:rPr>
        <w:pict w14:anchorId="7B49221D">
          <v:rect id="_x0000_i1025" style="width:0;height:1.5pt" o:hralign="center" o:hrstd="t" o:hr="t" fillcolor="#a0a0a0" stroked="f"/>
        </w:pict>
      </w:r>
    </w:p>
    <w:p w14:paraId="4DBFF73C" w14:textId="77777777" w:rsidR="00EF5092" w:rsidRPr="00EF5092" w:rsidRDefault="00EF5092" w:rsidP="00EF5092">
      <w:pPr>
        <w:pStyle w:val="ListParagraph"/>
        <w:numPr>
          <w:ilvl w:val="0"/>
          <w:numId w:val="109"/>
        </w:numPr>
        <w:jc w:val="both"/>
        <w:rPr>
          <w:b/>
          <w:lang w:val="en-IN"/>
        </w:rPr>
      </w:pPr>
      <w:r w:rsidRPr="00EF5092">
        <w:rPr>
          <w:b/>
          <w:bCs/>
          <w:lang w:val="en-IN"/>
        </w:rPr>
        <w:t>Backend (Application server)</w:t>
      </w:r>
    </w:p>
    <w:p w14:paraId="587CA751" w14:textId="77777777" w:rsidR="00EF5092" w:rsidRPr="00EF5092" w:rsidRDefault="00EF5092" w:rsidP="00EF5092">
      <w:pPr>
        <w:pStyle w:val="ListParagraph"/>
        <w:numPr>
          <w:ilvl w:val="1"/>
          <w:numId w:val="109"/>
        </w:numPr>
        <w:jc w:val="both"/>
        <w:rPr>
          <w:b/>
          <w:lang w:val="en-IN"/>
        </w:rPr>
      </w:pPr>
      <w:r w:rsidRPr="00EF5092">
        <w:rPr>
          <w:b/>
          <w:lang w:val="en-IN"/>
        </w:rPr>
        <w:t xml:space="preserve">Developed using </w:t>
      </w:r>
      <w:r w:rsidRPr="00EF5092">
        <w:rPr>
          <w:b/>
          <w:bCs/>
          <w:lang w:val="en-IN"/>
        </w:rPr>
        <w:t>Node.js with Express.js</w:t>
      </w:r>
      <w:r w:rsidRPr="00EF5092">
        <w:rPr>
          <w:b/>
          <w:lang w:val="en-IN"/>
        </w:rPr>
        <w:t>, acting as the application server exposing RESTful APIs for all business functionalities such as appointing tools, returning tools, approving requests, user authentication, and role-based authorisation.</w:t>
      </w:r>
    </w:p>
    <w:p w14:paraId="412BA531" w14:textId="77777777" w:rsidR="00EF5092" w:rsidRPr="00EF5092" w:rsidRDefault="00EF5092" w:rsidP="00EF5092">
      <w:pPr>
        <w:pStyle w:val="ListParagraph"/>
        <w:numPr>
          <w:ilvl w:val="1"/>
          <w:numId w:val="109"/>
        </w:numPr>
        <w:jc w:val="both"/>
        <w:rPr>
          <w:b/>
          <w:lang w:val="en-IN"/>
        </w:rPr>
      </w:pPr>
      <w:r w:rsidRPr="00EF5092">
        <w:rPr>
          <w:b/>
          <w:lang w:val="en-IN"/>
        </w:rPr>
        <w:t xml:space="preserve">All batch processing logic, business rules, and data validations are implemented as </w:t>
      </w:r>
      <w:r w:rsidRPr="00EF5092">
        <w:rPr>
          <w:b/>
          <w:bCs/>
          <w:lang w:val="en-IN"/>
        </w:rPr>
        <w:t>modular controllers and services</w:t>
      </w:r>
      <w:r w:rsidRPr="00EF5092">
        <w:rPr>
          <w:b/>
          <w:lang w:val="en-IN"/>
        </w:rPr>
        <w:t xml:space="preserve"> within Express.js routes, replacing Oracle stored packages for logic encapsulation.</w:t>
      </w:r>
    </w:p>
    <w:p w14:paraId="426D2FAD" w14:textId="77777777" w:rsidR="00EF5092" w:rsidRPr="00EF5092" w:rsidRDefault="00000000" w:rsidP="00EF5092">
      <w:pPr>
        <w:pStyle w:val="ListParagraph"/>
        <w:jc w:val="both"/>
        <w:rPr>
          <w:b/>
          <w:lang w:val="en-IN"/>
        </w:rPr>
      </w:pPr>
      <w:r>
        <w:rPr>
          <w:b/>
          <w:lang w:val="en-IN"/>
        </w:rPr>
        <w:pict w14:anchorId="3FAEAAF2">
          <v:rect id="_x0000_i1026" style="width:0;height:1.5pt" o:hralign="center" o:hrstd="t" o:hr="t" fillcolor="#a0a0a0" stroked="f"/>
        </w:pict>
      </w:r>
    </w:p>
    <w:p w14:paraId="71CAE8BF" w14:textId="77777777" w:rsidR="00EF5092" w:rsidRPr="00EF5092" w:rsidRDefault="00EF5092" w:rsidP="00EF5092">
      <w:pPr>
        <w:pStyle w:val="ListParagraph"/>
        <w:numPr>
          <w:ilvl w:val="0"/>
          <w:numId w:val="110"/>
        </w:numPr>
        <w:jc w:val="both"/>
        <w:rPr>
          <w:b/>
          <w:lang w:val="en-IN"/>
        </w:rPr>
      </w:pPr>
      <w:r w:rsidRPr="00EF5092">
        <w:rPr>
          <w:b/>
          <w:bCs/>
          <w:lang w:val="en-IN"/>
        </w:rPr>
        <w:t>Database (Data server)</w:t>
      </w:r>
    </w:p>
    <w:p w14:paraId="104FCC9E" w14:textId="77777777" w:rsidR="00EF5092" w:rsidRPr="00EF5092" w:rsidRDefault="00EF5092" w:rsidP="00EF5092">
      <w:pPr>
        <w:pStyle w:val="ListParagraph"/>
        <w:numPr>
          <w:ilvl w:val="1"/>
          <w:numId w:val="110"/>
        </w:numPr>
        <w:jc w:val="both"/>
        <w:rPr>
          <w:b/>
          <w:lang w:val="en-IN"/>
        </w:rPr>
      </w:pPr>
      <w:r w:rsidRPr="00EF5092">
        <w:rPr>
          <w:b/>
          <w:lang w:val="en-IN"/>
        </w:rPr>
        <w:t xml:space="preserve">Uses </w:t>
      </w:r>
      <w:r w:rsidRPr="00EF5092">
        <w:rPr>
          <w:b/>
          <w:bCs/>
          <w:lang w:val="en-IN"/>
        </w:rPr>
        <w:t>MongoDB</w:t>
      </w:r>
      <w:r w:rsidRPr="00EF5092">
        <w:rPr>
          <w:b/>
          <w:lang w:val="en-IN"/>
        </w:rPr>
        <w:t xml:space="preserve"> as the back-end NoSQL database for persisting users, tools inventory, requests, appointments, returns, approvals, and logs.</w:t>
      </w:r>
    </w:p>
    <w:p w14:paraId="60698C28" w14:textId="77777777" w:rsidR="00EF5092" w:rsidRPr="00EF5092" w:rsidRDefault="00EF5092" w:rsidP="00EF5092">
      <w:pPr>
        <w:pStyle w:val="ListParagraph"/>
        <w:numPr>
          <w:ilvl w:val="1"/>
          <w:numId w:val="110"/>
        </w:numPr>
        <w:jc w:val="both"/>
        <w:rPr>
          <w:b/>
          <w:lang w:val="en-IN"/>
        </w:rPr>
      </w:pPr>
      <w:r w:rsidRPr="00EF5092">
        <w:rPr>
          <w:b/>
          <w:lang w:val="en-IN"/>
        </w:rPr>
        <w:t>MongoDB collections replace the traditional relational database tables while ensuring flexible schema management suitable for growing data structures and new features.</w:t>
      </w:r>
    </w:p>
    <w:p w14:paraId="39C4E3E9" w14:textId="77777777" w:rsidR="00006EF5" w:rsidRDefault="00006EF5" w:rsidP="00006EF5">
      <w:pPr>
        <w:pStyle w:val="ListParagraph"/>
        <w:jc w:val="both"/>
        <w:rPr>
          <w:b/>
        </w:rPr>
      </w:pPr>
    </w:p>
    <w:p w14:paraId="516837BD" w14:textId="77777777" w:rsidR="00006EF5" w:rsidRDefault="00006EF5" w:rsidP="00006EF5">
      <w:pPr>
        <w:pStyle w:val="ListParagraph"/>
        <w:jc w:val="both"/>
        <w:rPr>
          <w:b/>
        </w:rPr>
      </w:pPr>
    </w:p>
    <w:p w14:paraId="262F1C30" w14:textId="7967056D" w:rsidR="00006EF5" w:rsidRDefault="00006EF5" w:rsidP="00411D59">
      <w:pPr>
        <w:pStyle w:val="ListParagraph"/>
        <w:jc w:val="center"/>
        <w:rPr>
          <w:b/>
        </w:rPr>
      </w:pPr>
    </w:p>
    <w:p w14:paraId="4AF852E1" w14:textId="7B7D1152" w:rsidR="00411D59" w:rsidRPr="00EF5092" w:rsidRDefault="00EF5092" w:rsidP="00EF5092">
      <w:pPr>
        <w:pStyle w:val="ListParagraph"/>
        <w:jc w:val="both"/>
        <w:rPr>
          <w:b/>
        </w:rPr>
      </w:pPr>
      <w:r w:rsidRPr="002C733B">
        <w:rPr>
          <w:b/>
          <w:noProof/>
        </w:rPr>
        <w:drawing>
          <wp:inline distT="0" distB="0" distL="0" distR="0" wp14:anchorId="4669F9EA" wp14:editId="243A7D4F">
            <wp:extent cx="5463722" cy="2044460"/>
            <wp:effectExtent l="0" t="0" r="3810" b="0"/>
            <wp:docPr id="4" name="Picture 2" descr="08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08_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0834" cy="2073315"/>
                    </a:xfrm>
                    <a:prstGeom prst="rect">
                      <a:avLst/>
                    </a:prstGeom>
                    <a:noFill/>
                    <a:ln>
                      <a:noFill/>
                    </a:ln>
                    <a:effectLst/>
                  </pic:spPr>
                </pic:pic>
              </a:graphicData>
            </a:graphic>
          </wp:inline>
        </w:drawing>
      </w:r>
    </w:p>
    <w:p w14:paraId="0DFB9AE3" w14:textId="77777777" w:rsidR="00006EF5" w:rsidRDefault="00006EF5" w:rsidP="008D1DDA">
      <w:pPr>
        <w:pStyle w:val="Heading3"/>
        <w:numPr>
          <w:ilvl w:val="0"/>
          <w:numId w:val="91"/>
        </w:numPr>
        <w:shd w:val="clear" w:color="auto" w:fill="D6E3BC" w:themeFill="accent3" w:themeFillTint="66"/>
        <w:spacing w:after="60"/>
        <w:rPr>
          <w:color w:val="0070C0"/>
          <w:sz w:val="28"/>
          <w:szCs w:val="20"/>
        </w:rPr>
      </w:pPr>
      <w:bookmarkStart w:id="93" w:name="_Toc448135759"/>
      <w:r w:rsidRPr="008D1DDA">
        <w:rPr>
          <w:color w:val="0070C0"/>
          <w:sz w:val="28"/>
          <w:szCs w:val="20"/>
        </w:rPr>
        <w:lastRenderedPageBreak/>
        <w:t>Context Diagram:</w:t>
      </w:r>
      <w:bookmarkEnd w:id="93"/>
    </w:p>
    <w:p w14:paraId="77E40EAD" w14:textId="77777777" w:rsidR="008D1DDA" w:rsidRPr="008D1DDA" w:rsidRDefault="008D1DDA" w:rsidP="008D1DDA"/>
    <w:p w14:paraId="10019A42" w14:textId="584C8F1A" w:rsidR="00006EF5" w:rsidRPr="00EF5092" w:rsidRDefault="00F357EB" w:rsidP="00EF5092">
      <w:pPr>
        <w:rPr>
          <w:rFonts w:ascii="Arial" w:hAnsi="Arial" w:cs="Arial"/>
          <w:b/>
          <w:sz w:val="28"/>
          <w:szCs w:val="28"/>
          <w:u w:val="single"/>
        </w:rPr>
      </w:pPr>
      <w:r>
        <w:rPr>
          <w:noProof/>
        </w:rPr>
        <w:drawing>
          <wp:inline distT="0" distB="0" distL="0" distR="0" wp14:anchorId="184A8A7F" wp14:editId="1EEBD4B9">
            <wp:extent cx="6337300" cy="4220845"/>
            <wp:effectExtent l="0" t="0" r="6350" b="8255"/>
            <wp:docPr id="1103593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7300" cy="4220845"/>
                    </a:xfrm>
                    <a:prstGeom prst="rect">
                      <a:avLst/>
                    </a:prstGeom>
                    <a:noFill/>
                    <a:ln>
                      <a:noFill/>
                    </a:ln>
                  </pic:spPr>
                </pic:pic>
              </a:graphicData>
            </a:graphic>
          </wp:inline>
        </w:drawing>
      </w:r>
    </w:p>
    <w:p w14:paraId="5782A01A" w14:textId="77777777" w:rsidR="00006EF5" w:rsidRPr="008D1DDA" w:rsidRDefault="00006EF5" w:rsidP="008D1DDA">
      <w:pPr>
        <w:pStyle w:val="Heading3"/>
        <w:numPr>
          <w:ilvl w:val="0"/>
          <w:numId w:val="91"/>
        </w:numPr>
        <w:shd w:val="clear" w:color="auto" w:fill="D6E3BC" w:themeFill="accent3" w:themeFillTint="66"/>
        <w:spacing w:after="60"/>
        <w:rPr>
          <w:color w:val="0070C0"/>
          <w:sz w:val="28"/>
          <w:szCs w:val="20"/>
        </w:rPr>
      </w:pPr>
      <w:bookmarkStart w:id="94" w:name="_Toc448135760"/>
      <w:r w:rsidRPr="008D1DDA">
        <w:rPr>
          <w:color w:val="0070C0"/>
          <w:sz w:val="28"/>
          <w:szCs w:val="20"/>
        </w:rPr>
        <w:lastRenderedPageBreak/>
        <w:t>Data Flow Diagram:</w:t>
      </w:r>
      <w:bookmarkEnd w:id="94"/>
    </w:p>
    <w:p w14:paraId="4944E68D" w14:textId="3C29BC0F" w:rsidR="00006EF5" w:rsidRDefault="008401D6" w:rsidP="008401D6">
      <w:pPr>
        <w:rPr>
          <w:b/>
          <w:sz w:val="28"/>
          <w:szCs w:val="28"/>
          <w:u w:val="single"/>
        </w:rPr>
      </w:pPr>
      <w:r>
        <w:rPr>
          <w:b/>
          <w:noProof/>
          <w:sz w:val="28"/>
          <w:szCs w:val="28"/>
          <w:u w:val="single"/>
        </w:rPr>
        <w:drawing>
          <wp:inline distT="0" distB="0" distL="0" distR="0" wp14:anchorId="4C1D8DC2" wp14:editId="70C1215C">
            <wp:extent cx="6337300" cy="6337300"/>
            <wp:effectExtent l="0" t="0" r="6350" b="6350"/>
            <wp:docPr id="1373328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7300" cy="6337300"/>
                    </a:xfrm>
                    <a:prstGeom prst="rect">
                      <a:avLst/>
                    </a:prstGeom>
                    <a:noFill/>
                    <a:ln>
                      <a:noFill/>
                    </a:ln>
                  </pic:spPr>
                </pic:pic>
              </a:graphicData>
            </a:graphic>
          </wp:inline>
        </w:drawing>
      </w:r>
    </w:p>
    <w:p w14:paraId="734D98A5" w14:textId="77777777" w:rsidR="00006EF5" w:rsidRDefault="00006EF5" w:rsidP="00006EF5">
      <w:pPr>
        <w:rPr>
          <w:b/>
          <w:sz w:val="28"/>
          <w:szCs w:val="28"/>
          <w:u w:val="single"/>
        </w:rPr>
      </w:pPr>
      <w:r>
        <w:rPr>
          <w:b/>
          <w:sz w:val="28"/>
          <w:szCs w:val="28"/>
          <w:u w:val="single"/>
        </w:rPr>
        <w:br w:type="page"/>
      </w:r>
    </w:p>
    <w:p w14:paraId="02E5E197" w14:textId="77777777" w:rsidR="00006EF5" w:rsidRPr="008D1DDA" w:rsidRDefault="00006EF5" w:rsidP="008D1DDA">
      <w:pPr>
        <w:pStyle w:val="Heading3"/>
        <w:numPr>
          <w:ilvl w:val="0"/>
          <w:numId w:val="91"/>
        </w:numPr>
        <w:shd w:val="clear" w:color="auto" w:fill="D6E3BC" w:themeFill="accent3" w:themeFillTint="66"/>
        <w:spacing w:after="60"/>
        <w:rPr>
          <w:color w:val="0070C0"/>
          <w:sz w:val="28"/>
          <w:szCs w:val="20"/>
        </w:rPr>
      </w:pPr>
      <w:bookmarkStart w:id="95" w:name="_Toc448135761"/>
      <w:r w:rsidRPr="008D1DDA">
        <w:rPr>
          <w:color w:val="0070C0"/>
          <w:sz w:val="28"/>
          <w:szCs w:val="20"/>
        </w:rPr>
        <w:lastRenderedPageBreak/>
        <w:t>Logical Data Model:</w:t>
      </w:r>
      <w:bookmarkEnd w:id="95"/>
    </w:p>
    <w:p w14:paraId="480C03D8" w14:textId="044A8FB2" w:rsidR="00006EF5" w:rsidRDefault="00EF5092" w:rsidP="00EF5092">
      <w:pPr>
        <w:ind w:left="720"/>
        <w:rPr>
          <w:b/>
          <w:sz w:val="28"/>
          <w:szCs w:val="28"/>
          <w:u w:val="single"/>
        </w:rPr>
      </w:pPr>
      <w:r>
        <w:rPr>
          <w:b/>
          <w:noProof/>
          <w:sz w:val="28"/>
          <w:szCs w:val="28"/>
          <w:u w:val="single"/>
        </w:rPr>
        <w:drawing>
          <wp:inline distT="0" distB="0" distL="0" distR="0" wp14:anchorId="328A45A7" wp14:editId="1CE6FC10">
            <wp:extent cx="5357004" cy="3717740"/>
            <wp:effectExtent l="0" t="0" r="0" b="0"/>
            <wp:docPr id="119542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18" cy="3728229"/>
                    </a:xfrm>
                    <a:prstGeom prst="rect">
                      <a:avLst/>
                    </a:prstGeom>
                    <a:noFill/>
                    <a:ln>
                      <a:noFill/>
                    </a:ln>
                  </pic:spPr>
                </pic:pic>
              </a:graphicData>
            </a:graphic>
          </wp:inline>
        </w:drawing>
      </w:r>
    </w:p>
    <w:p w14:paraId="127A9DFB" w14:textId="77777777" w:rsidR="00006EF5" w:rsidRDefault="00006EF5" w:rsidP="00006EF5">
      <w:pPr>
        <w:rPr>
          <w:b/>
          <w:sz w:val="28"/>
          <w:szCs w:val="28"/>
          <w:u w:val="single"/>
        </w:rPr>
      </w:pPr>
    </w:p>
    <w:p w14:paraId="2889F407" w14:textId="77777777" w:rsidR="00006EF5" w:rsidRPr="008D1DDA" w:rsidRDefault="00006EF5" w:rsidP="008D1DDA">
      <w:pPr>
        <w:pStyle w:val="Heading3"/>
        <w:numPr>
          <w:ilvl w:val="0"/>
          <w:numId w:val="91"/>
        </w:numPr>
        <w:shd w:val="clear" w:color="auto" w:fill="D6E3BC" w:themeFill="accent3" w:themeFillTint="66"/>
        <w:spacing w:after="60"/>
        <w:rPr>
          <w:color w:val="0070C0"/>
          <w:sz w:val="28"/>
          <w:szCs w:val="20"/>
        </w:rPr>
      </w:pPr>
      <w:bookmarkStart w:id="96" w:name="_Toc448135762"/>
      <w:r w:rsidRPr="008D1DDA">
        <w:rPr>
          <w:color w:val="0070C0"/>
          <w:sz w:val="28"/>
          <w:szCs w:val="20"/>
        </w:rPr>
        <w:t>Physical data structures:</w:t>
      </w:r>
      <w:bookmarkEnd w:id="96"/>
    </w:p>
    <w:p w14:paraId="4F637A7F" w14:textId="77777777" w:rsidR="00006EF5" w:rsidRDefault="00006EF5" w:rsidP="00006EF5">
      <w:pPr>
        <w:pStyle w:val="ListParagraph"/>
        <w:ind w:left="360"/>
        <w:rPr>
          <w:b/>
          <w:sz w:val="28"/>
          <w:szCs w:val="28"/>
        </w:rPr>
      </w:pPr>
    </w:p>
    <w:p w14:paraId="01F872C2"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1. Table: </w:t>
      </w:r>
      <w:proofErr w:type="spellStart"/>
      <w:r w:rsidRPr="00EF5092">
        <w:rPr>
          <w:rFonts w:ascii="Arial" w:hAnsi="Arial" w:cs="Arial"/>
          <w:b/>
          <w:bCs/>
          <w:lang w:val="en-IN"/>
        </w:rPr>
        <w:t>tools_master</w:t>
      </w:r>
      <w:proofErr w:type="spellEnd"/>
    </w:p>
    <w:p w14:paraId="335722EA" w14:textId="77777777" w:rsidR="00EF5092" w:rsidRPr="00EF5092" w:rsidRDefault="00EF5092" w:rsidP="00EF5092">
      <w:pPr>
        <w:pStyle w:val="ListParagraph"/>
        <w:numPr>
          <w:ilvl w:val="0"/>
          <w:numId w:val="94"/>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tool_id</w:t>
      </w:r>
      <w:proofErr w:type="spellEnd"/>
    </w:p>
    <w:p w14:paraId="30E34BD2" w14:textId="77777777" w:rsidR="00EF5092" w:rsidRPr="00EF5092" w:rsidRDefault="00EF5092" w:rsidP="00EF5092">
      <w:pPr>
        <w:pStyle w:val="ListParagraph"/>
        <w:numPr>
          <w:ilvl w:val="0"/>
          <w:numId w:val="94"/>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Nil</w:t>
      </w:r>
    </w:p>
    <w:p w14:paraId="1AE0757B" w14:textId="77777777" w:rsidR="00EF5092" w:rsidRPr="00EF5092" w:rsidRDefault="00EF5092" w:rsidP="00EF5092">
      <w:pPr>
        <w:pStyle w:val="ListParagraph"/>
        <w:numPr>
          <w:ilvl w:val="0"/>
          <w:numId w:val="94"/>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Stores each tool's name, description, category, quantity, status, purchase details.</w:t>
      </w:r>
    </w:p>
    <w:p w14:paraId="3007C062"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2AAE30A4">
          <v:rect id="_x0000_i1027" style="width:0;height:1.5pt" o:hralign="center" o:hrstd="t" o:hr="t" fillcolor="#a0a0a0" stroked="f"/>
        </w:pict>
      </w:r>
    </w:p>
    <w:p w14:paraId="346C3B21"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2. Table: </w:t>
      </w:r>
      <w:proofErr w:type="spellStart"/>
      <w:r w:rsidRPr="00EF5092">
        <w:rPr>
          <w:rFonts w:ascii="Arial" w:hAnsi="Arial" w:cs="Arial"/>
          <w:b/>
          <w:bCs/>
          <w:lang w:val="en-IN"/>
        </w:rPr>
        <w:t>users_master</w:t>
      </w:r>
      <w:proofErr w:type="spellEnd"/>
    </w:p>
    <w:p w14:paraId="37253E6D" w14:textId="77777777" w:rsidR="00EF5092" w:rsidRPr="00EF5092" w:rsidRDefault="00EF5092" w:rsidP="00EF5092">
      <w:pPr>
        <w:pStyle w:val="ListParagraph"/>
        <w:numPr>
          <w:ilvl w:val="0"/>
          <w:numId w:val="95"/>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user_id</w:t>
      </w:r>
      <w:proofErr w:type="spellEnd"/>
    </w:p>
    <w:p w14:paraId="2AD8A27B" w14:textId="77777777" w:rsidR="00EF5092" w:rsidRPr="00EF5092" w:rsidRDefault="00EF5092" w:rsidP="00EF5092">
      <w:pPr>
        <w:pStyle w:val="ListParagraph"/>
        <w:numPr>
          <w:ilvl w:val="0"/>
          <w:numId w:val="95"/>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Nil</w:t>
      </w:r>
    </w:p>
    <w:p w14:paraId="53DE1C14" w14:textId="77777777" w:rsidR="00EF5092" w:rsidRPr="00EF5092" w:rsidRDefault="00EF5092" w:rsidP="00EF5092">
      <w:pPr>
        <w:pStyle w:val="ListParagraph"/>
        <w:numPr>
          <w:ilvl w:val="0"/>
          <w:numId w:val="95"/>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xml:space="preserve">: Stores user credentials, role (Admin, </w:t>
      </w:r>
      <w:proofErr w:type="spellStart"/>
      <w:r w:rsidRPr="00EF5092">
        <w:rPr>
          <w:rFonts w:ascii="Arial" w:hAnsi="Arial" w:cs="Arial"/>
          <w:b/>
          <w:lang w:val="en-IN"/>
        </w:rPr>
        <w:t>Toolskeeper</w:t>
      </w:r>
      <w:proofErr w:type="spellEnd"/>
      <w:r w:rsidRPr="00EF5092">
        <w:rPr>
          <w:rFonts w:ascii="Arial" w:hAnsi="Arial" w:cs="Arial"/>
          <w:b/>
          <w:lang w:val="en-IN"/>
        </w:rPr>
        <w:t xml:space="preserve">, Maintenance User), email, </w:t>
      </w:r>
      <w:proofErr w:type="spellStart"/>
      <w:r w:rsidRPr="00EF5092">
        <w:rPr>
          <w:rFonts w:ascii="Arial" w:hAnsi="Arial" w:cs="Arial"/>
          <w:b/>
          <w:lang w:val="en-IN"/>
        </w:rPr>
        <w:t>hashed_password</w:t>
      </w:r>
      <w:proofErr w:type="spellEnd"/>
      <w:r w:rsidRPr="00EF5092">
        <w:rPr>
          <w:rFonts w:ascii="Arial" w:hAnsi="Arial" w:cs="Arial"/>
          <w:b/>
          <w:lang w:val="en-IN"/>
        </w:rPr>
        <w:t>.</w:t>
      </w:r>
    </w:p>
    <w:p w14:paraId="0AE80B7A"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778CC909">
          <v:rect id="_x0000_i1028" style="width:0;height:1.5pt" o:hralign="center" o:hrstd="t" o:hr="t" fillcolor="#a0a0a0" stroked="f"/>
        </w:pict>
      </w:r>
    </w:p>
    <w:p w14:paraId="030D037E"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3. Table: requests</w:t>
      </w:r>
    </w:p>
    <w:p w14:paraId="254BA6C8" w14:textId="77777777" w:rsidR="00EF5092" w:rsidRPr="00EF5092" w:rsidRDefault="00EF5092" w:rsidP="00EF5092">
      <w:pPr>
        <w:pStyle w:val="ListParagraph"/>
        <w:numPr>
          <w:ilvl w:val="0"/>
          <w:numId w:val="96"/>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request_id</w:t>
      </w:r>
      <w:proofErr w:type="spellEnd"/>
    </w:p>
    <w:p w14:paraId="624A0E5D" w14:textId="77777777" w:rsidR="00EF5092" w:rsidRPr="00EF5092" w:rsidRDefault="00EF5092" w:rsidP="00EF5092">
      <w:pPr>
        <w:pStyle w:val="ListParagraph"/>
        <w:numPr>
          <w:ilvl w:val="0"/>
          <w:numId w:val="96"/>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fk03_user (</w:t>
      </w:r>
      <w:proofErr w:type="spellStart"/>
      <w:r w:rsidRPr="00EF5092">
        <w:rPr>
          <w:rFonts w:ascii="Arial" w:hAnsi="Arial" w:cs="Arial"/>
          <w:b/>
          <w:lang w:val="en-IN"/>
        </w:rPr>
        <w:t>user_id</w:t>
      </w:r>
      <w:proofErr w:type="spellEnd"/>
      <w:r w:rsidRPr="00EF5092">
        <w:rPr>
          <w:rFonts w:ascii="Arial" w:hAnsi="Arial" w:cs="Arial"/>
          <w:b/>
          <w:lang w:val="en-IN"/>
        </w:rPr>
        <w:t xml:space="preserve"> on </w:t>
      </w:r>
      <w:proofErr w:type="spellStart"/>
      <w:r w:rsidRPr="00EF5092">
        <w:rPr>
          <w:rFonts w:ascii="Arial" w:hAnsi="Arial" w:cs="Arial"/>
          <w:b/>
          <w:lang w:val="en-IN"/>
        </w:rPr>
        <w:t>users_master</w:t>
      </w:r>
      <w:proofErr w:type="spellEnd"/>
      <w:r w:rsidRPr="00EF5092">
        <w:rPr>
          <w:rFonts w:ascii="Arial" w:hAnsi="Arial" w:cs="Arial"/>
          <w:b/>
          <w:lang w:val="en-IN"/>
        </w:rPr>
        <w:t>)</w:t>
      </w:r>
      <w:r w:rsidRPr="00EF5092">
        <w:rPr>
          <w:rFonts w:ascii="Arial" w:hAnsi="Arial" w:cs="Arial"/>
          <w:b/>
          <w:lang w:val="en-IN"/>
        </w:rPr>
        <w:br/>
        <w:t>fk01_tool (</w:t>
      </w:r>
      <w:proofErr w:type="spellStart"/>
      <w:r w:rsidRPr="00EF5092">
        <w:rPr>
          <w:rFonts w:ascii="Arial" w:hAnsi="Arial" w:cs="Arial"/>
          <w:b/>
          <w:lang w:val="en-IN"/>
        </w:rPr>
        <w:t>tool_id</w:t>
      </w:r>
      <w:proofErr w:type="spellEnd"/>
      <w:r w:rsidRPr="00EF5092">
        <w:rPr>
          <w:rFonts w:ascii="Arial" w:hAnsi="Arial" w:cs="Arial"/>
          <w:b/>
          <w:lang w:val="en-IN"/>
        </w:rPr>
        <w:t xml:space="preserve"> on </w:t>
      </w:r>
      <w:proofErr w:type="spellStart"/>
      <w:r w:rsidRPr="00EF5092">
        <w:rPr>
          <w:rFonts w:ascii="Arial" w:hAnsi="Arial" w:cs="Arial"/>
          <w:b/>
          <w:lang w:val="en-IN"/>
        </w:rPr>
        <w:t>tools_master</w:t>
      </w:r>
      <w:proofErr w:type="spellEnd"/>
      <w:r w:rsidRPr="00EF5092">
        <w:rPr>
          <w:rFonts w:ascii="Arial" w:hAnsi="Arial" w:cs="Arial"/>
          <w:b/>
          <w:lang w:val="en-IN"/>
        </w:rPr>
        <w:t>)</w:t>
      </w:r>
    </w:p>
    <w:p w14:paraId="4E15F01C" w14:textId="77777777" w:rsidR="00EF5092" w:rsidRPr="00EF5092" w:rsidRDefault="00EF5092" w:rsidP="00EF5092">
      <w:pPr>
        <w:pStyle w:val="ListParagraph"/>
        <w:numPr>
          <w:ilvl w:val="0"/>
          <w:numId w:val="96"/>
        </w:numPr>
        <w:jc w:val="both"/>
        <w:rPr>
          <w:rFonts w:ascii="Arial" w:hAnsi="Arial" w:cs="Arial"/>
          <w:b/>
          <w:lang w:val="en-IN"/>
        </w:rPr>
      </w:pPr>
      <w:r w:rsidRPr="00EF5092">
        <w:rPr>
          <w:rFonts w:ascii="Arial" w:hAnsi="Arial" w:cs="Arial"/>
          <w:b/>
          <w:bCs/>
          <w:lang w:val="en-IN"/>
        </w:rPr>
        <w:lastRenderedPageBreak/>
        <w:t>Description</w:t>
      </w:r>
      <w:r w:rsidRPr="00EF5092">
        <w:rPr>
          <w:rFonts w:ascii="Arial" w:hAnsi="Arial" w:cs="Arial"/>
          <w:b/>
          <w:lang w:val="en-IN"/>
        </w:rPr>
        <w:t>: Stores tool requests with status (pending, approved, rejected), timestamps.</w:t>
      </w:r>
    </w:p>
    <w:p w14:paraId="42D29C04" w14:textId="77777777" w:rsidR="00EF5092" w:rsidRPr="0067483B" w:rsidRDefault="00EF5092" w:rsidP="00EF5092">
      <w:pPr>
        <w:pStyle w:val="ListParagraph"/>
        <w:jc w:val="both"/>
        <w:rPr>
          <w:rFonts w:ascii="Arial" w:hAnsi="Arial" w:cs="Arial"/>
          <w:b/>
          <w:lang w:val="en-IN"/>
        </w:rPr>
      </w:pPr>
    </w:p>
    <w:p w14:paraId="469831CA" w14:textId="77777777" w:rsidR="00EF5092" w:rsidRPr="0067483B" w:rsidRDefault="00EF5092" w:rsidP="00EF5092">
      <w:pPr>
        <w:pStyle w:val="ListParagraph"/>
        <w:jc w:val="both"/>
        <w:rPr>
          <w:rFonts w:ascii="Arial" w:hAnsi="Arial" w:cs="Arial"/>
          <w:b/>
          <w:lang w:val="en-IN"/>
        </w:rPr>
      </w:pPr>
    </w:p>
    <w:p w14:paraId="3855C045" w14:textId="77777777" w:rsidR="00EF5092" w:rsidRPr="0067483B" w:rsidRDefault="00EF5092" w:rsidP="00EF5092">
      <w:pPr>
        <w:pStyle w:val="ListParagraph"/>
        <w:jc w:val="both"/>
        <w:rPr>
          <w:rFonts w:ascii="Arial" w:hAnsi="Arial" w:cs="Arial"/>
          <w:b/>
          <w:lang w:val="en-IN"/>
        </w:rPr>
      </w:pPr>
    </w:p>
    <w:p w14:paraId="2B2C4459" w14:textId="77777777" w:rsidR="00EF5092" w:rsidRPr="0067483B" w:rsidRDefault="00EF5092" w:rsidP="00EF5092">
      <w:pPr>
        <w:pStyle w:val="ListParagraph"/>
        <w:jc w:val="both"/>
        <w:rPr>
          <w:rFonts w:ascii="Arial" w:hAnsi="Arial" w:cs="Arial"/>
          <w:b/>
          <w:lang w:val="en-IN"/>
        </w:rPr>
      </w:pPr>
    </w:p>
    <w:p w14:paraId="3AA93259" w14:textId="4CBDDF4C" w:rsidR="00EF5092" w:rsidRPr="00EF5092" w:rsidRDefault="00000000" w:rsidP="00EF5092">
      <w:pPr>
        <w:pStyle w:val="ListParagraph"/>
        <w:jc w:val="both"/>
        <w:rPr>
          <w:rFonts w:ascii="Arial" w:hAnsi="Arial" w:cs="Arial"/>
          <w:b/>
          <w:lang w:val="en-IN"/>
        </w:rPr>
      </w:pPr>
      <w:r>
        <w:rPr>
          <w:rFonts w:ascii="Arial" w:hAnsi="Arial" w:cs="Arial"/>
          <w:b/>
          <w:lang w:val="en-IN"/>
        </w:rPr>
        <w:pict w14:anchorId="6F0946B8">
          <v:rect id="_x0000_i1029" style="width:0;height:1.5pt" o:hralign="center" o:hrstd="t" o:hr="t" fillcolor="#a0a0a0" stroked="f"/>
        </w:pict>
      </w:r>
    </w:p>
    <w:p w14:paraId="07FD4173"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4. Table: </w:t>
      </w:r>
      <w:proofErr w:type="spellStart"/>
      <w:r w:rsidRPr="00EF5092">
        <w:rPr>
          <w:rFonts w:ascii="Arial" w:hAnsi="Arial" w:cs="Arial"/>
          <w:b/>
          <w:bCs/>
          <w:lang w:val="en-IN"/>
        </w:rPr>
        <w:t>appointed_tools</w:t>
      </w:r>
      <w:proofErr w:type="spellEnd"/>
    </w:p>
    <w:p w14:paraId="19C48656" w14:textId="77777777" w:rsidR="00EF5092" w:rsidRPr="00EF5092" w:rsidRDefault="00EF5092" w:rsidP="00EF5092">
      <w:pPr>
        <w:pStyle w:val="ListParagraph"/>
        <w:numPr>
          <w:ilvl w:val="0"/>
          <w:numId w:val="97"/>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appointment_id</w:t>
      </w:r>
      <w:proofErr w:type="spellEnd"/>
    </w:p>
    <w:p w14:paraId="23625581" w14:textId="77777777" w:rsidR="00EF5092" w:rsidRPr="00EF5092" w:rsidRDefault="00EF5092" w:rsidP="00EF5092">
      <w:pPr>
        <w:pStyle w:val="ListParagraph"/>
        <w:numPr>
          <w:ilvl w:val="0"/>
          <w:numId w:val="97"/>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fk03_user (</w:t>
      </w:r>
      <w:proofErr w:type="spellStart"/>
      <w:r w:rsidRPr="00EF5092">
        <w:rPr>
          <w:rFonts w:ascii="Arial" w:hAnsi="Arial" w:cs="Arial"/>
          <w:b/>
          <w:lang w:val="en-IN"/>
        </w:rPr>
        <w:t>user_id</w:t>
      </w:r>
      <w:proofErr w:type="spellEnd"/>
      <w:r w:rsidRPr="00EF5092">
        <w:rPr>
          <w:rFonts w:ascii="Arial" w:hAnsi="Arial" w:cs="Arial"/>
          <w:b/>
          <w:lang w:val="en-IN"/>
        </w:rPr>
        <w:t xml:space="preserve"> on </w:t>
      </w:r>
      <w:proofErr w:type="spellStart"/>
      <w:r w:rsidRPr="00EF5092">
        <w:rPr>
          <w:rFonts w:ascii="Arial" w:hAnsi="Arial" w:cs="Arial"/>
          <w:b/>
          <w:lang w:val="en-IN"/>
        </w:rPr>
        <w:t>users_master</w:t>
      </w:r>
      <w:proofErr w:type="spellEnd"/>
      <w:r w:rsidRPr="00EF5092">
        <w:rPr>
          <w:rFonts w:ascii="Arial" w:hAnsi="Arial" w:cs="Arial"/>
          <w:b/>
          <w:lang w:val="en-IN"/>
        </w:rPr>
        <w:t>)</w:t>
      </w:r>
      <w:r w:rsidRPr="00EF5092">
        <w:rPr>
          <w:rFonts w:ascii="Arial" w:hAnsi="Arial" w:cs="Arial"/>
          <w:b/>
          <w:lang w:val="en-IN"/>
        </w:rPr>
        <w:br/>
        <w:t>fk01_tool (</w:t>
      </w:r>
      <w:proofErr w:type="spellStart"/>
      <w:r w:rsidRPr="00EF5092">
        <w:rPr>
          <w:rFonts w:ascii="Arial" w:hAnsi="Arial" w:cs="Arial"/>
          <w:b/>
          <w:lang w:val="en-IN"/>
        </w:rPr>
        <w:t>tool_id</w:t>
      </w:r>
      <w:proofErr w:type="spellEnd"/>
      <w:r w:rsidRPr="00EF5092">
        <w:rPr>
          <w:rFonts w:ascii="Arial" w:hAnsi="Arial" w:cs="Arial"/>
          <w:b/>
          <w:lang w:val="en-IN"/>
        </w:rPr>
        <w:t xml:space="preserve"> on </w:t>
      </w:r>
      <w:proofErr w:type="spellStart"/>
      <w:r w:rsidRPr="00EF5092">
        <w:rPr>
          <w:rFonts w:ascii="Arial" w:hAnsi="Arial" w:cs="Arial"/>
          <w:b/>
          <w:lang w:val="en-IN"/>
        </w:rPr>
        <w:t>tools_master</w:t>
      </w:r>
      <w:proofErr w:type="spellEnd"/>
      <w:r w:rsidRPr="00EF5092">
        <w:rPr>
          <w:rFonts w:ascii="Arial" w:hAnsi="Arial" w:cs="Arial"/>
          <w:b/>
          <w:lang w:val="en-IN"/>
        </w:rPr>
        <w:t>)</w:t>
      </w:r>
    </w:p>
    <w:p w14:paraId="0E76FB8D" w14:textId="77777777" w:rsidR="00EF5092" w:rsidRPr="00EF5092" w:rsidRDefault="00EF5092" w:rsidP="00EF5092">
      <w:pPr>
        <w:pStyle w:val="ListParagraph"/>
        <w:numPr>
          <w:ilvl w:val="0"/>
          <w:numId w:val="97"/>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Stores tools appointed to users with appointed date, condition, quantity.</w:t>
      </w:r>
    </w:p>
    <w:p w14:paraId="059D00DB"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51EAE2C6">
          <v:rect id="_x0000_i1030" style="width:0;height:1.5pt" o:hralign="center" o:hrstd="t" o:hr="t" fillcolor="#a0a0a0" stroked="f"/>
        </w:pict>
      </w:r>
    </w:p>
    <w:p w14:paraId="7336809C"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5. Table: </w:t>
      </w:r>
      <w:proofErr w:type="spellStart"/>
      <w:r w:rsidRPr="00EF5092">
        <w:rPr>
          <w:rFonts w:ascii="Arial" w:hAnsi="Arial" w:cs="Arial"/>
          <w:b/>
          <w:bCs/>
          <w:lang w:val="en-IN"/>
        </w:rPr>
        <w:t>returned_tools</w:t>
      </w:r>
      <w:proofErr w:type="spellEnd"/>
    </w:p>
    <w:p w14:paraId="0CF0E393" w14:textId="77777777" w:rsidR="00EF5092" w:rsidRPr="00EF5092" w:rsidRDefault="00EF5092" w:rsidP="00EF5092">
      <w:pPr>
        <w:pStyle w:val="ListParagraph"/>
        <w:numPr>
          <w:ilvl w:val="0"/>
          <w:numId w:val="98"/>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return_id</w:t>
      </w:r>
      <w:proofErr w:type="spellEnd"/>
    </w:p>
    <w:p w14:paraId="10573E78" w14:textId="77777777" w:rsidR="00EF5092" w:rsidRPr="00EF5092" w:rsidRDefault="00EF5092" w:rsidP="00EF5092">
      <w:pPr>
        <w:pStyle w:val="ListParagraph"/>
        <w:numPr>
          <w:ilvl w:val="0"/>
          <w:numId w:val="98"/>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fk04_appointed (</w:t>
      </w:r>
      <w:proofErr w:type="spellStart"/>
      <w:r w:rsidRPr="00EF5092">
        <w:rPr>
          <w:rFonts w:ascii="Arial" w:hAnsi="Arial" w:cs="Arial"/>
          <w:b/>
          <w:lang w:val="en-IN"/>
        </w:rPr>
        <w:t>appointment_id</w:t>
      </w:r>
      <w:proofErr w:type="spellEnd"/>
      <w:r w:rsidRPr="00EF5092">
        <w:rPr>
          <w:rFonts w:ascii="Arial" w:hAnsi="Arial" w:cs="Arial"/>
          <w:b/>
          <w:lang w:val="en-IN"/>
        </w:rPr>
        <w:t xml:space="preserve"> on </w:t>
      </w:r>
      <w:proofErr w:type="spellStart"/>
      <w:r w:rsidRPr="00EF5092">
        <w:rPr>
          <w:rFonts w:ascii="Arial" w:hAnsi="Arial" w:cs="Arial"/>
          <w:b/>
          <w:lang w:val="en-IN"/>
        </w:rPr>
        <w:t>appointed_tools</w:t>
      </w:r>
      <w:proofErr w:type="spellEnd"/>
      <w:r w:rsidRPr="00EF5092">
        <w:rPr>
          <w:rFonts w:ascii="Arial" w:hAnsi="Arial" w:cs="Arial"/>
          <w:b/>
          <w:lang w:val="en-IN"/>
        </w:rPr>
        <w:t>)</w:t>
      </w:r>
    </w:p>
    <w:p w14:paraId="7E0440AE" w14:textId="77777777" w:rsidR="00EF5092" w:rsidRPr="00EF5092" w:rsidRDefault="00EF5092" w:rsidP="00EF5092">
      <w:pPr>
        <w:pStyle w:val="ListParagraph"/>
        <w:numPr>
          <w:ilvl w:val="0"/>
          <w:numId w:val="98"/>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Stores tool return records with return date, condition, remarks.</w:t>
      </w:r>
    </w:p>
    <w:p w14:paraId="0432512B"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3B0AAF5B">
          <v:rect id="_x0000_i1031" style="width:0;height:1.5pt" o:hralign="center" o:hrstd="t" o:hr="t" fillcolor="#a0a0a0" stroked="f"/>
        </w:pict>
      </w:r>
    </w:p>
    <w:p w14:paraId="19609F23"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6. Table: </w:t>
      </w:r>
      <w:proofErr w:type="spellStart"/>
      <w:r w:rsidRPr="00EF5092">
        <w:rPr>
          <w:rFonts w:ascii="Arial" w:hAnsi="Arial" w:cs="Arial"/>
          <w:b/>
          <w:bCs/>
          <w:lang w:val="en-IN"/>
        </w:rPr>
        <w:t>tool_approval_history</w:t>
      </w:r>
      <w:proofErr w:type="spellEnd"/>
    </w:p>
    <w:p w14:paraId="2AC5C441" w14:textId="77777777" w:rsidR="00EF5092" w:rsidRPr="00EF5092" w:rsidRDefault="00EF5092" w:rsidP="00EF5092">
      <w:pPr>
        <w:pStyle w:val="ListParagraph"/>
        <w:numPr>
          <w:ilvl w:val="0"/>
          <w:numId w:val="99"/>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approval_id</w:t>
      </w:r>
      <w:proofErr w:type="spellEnd"/>
    </w:p>
    <w:p w14:paraId="0006B07B" w14:textId="77777777" w:rsidR="00EF5092" w:rsidRPr="00EF5092" w:rsidRDefault="00EF5092" w:rsidP="00EF5092">
      <w:pPr>
        <w:pStyle w:val="ListParagraph"/>
        <w:numPr>
          <w:ilvl w:val="0"/>
          <w:numId w:val="99"/>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fk03_user (</w:t>
      </w:r>
      <w:proofErr w:type="spellStart"/>
      <w:r w:rsidRPr="00EF5092">
        <w:rPr>
          <w:rFonts w:ascii="Arial" w:hAnsi="Arial" w:cs="Arial"/>
          <w:b/>
          <w:lang w:val="en-IN"/>
        </w:rPr>
        <w:t>user_id</w:t>
      </w:r>
      <w:proofErr w:type="spellEnd"/>
      <w:r w:rsidRPr="00EF5092">
        <w:rPr>
          <w:rFonts w:ascii="Arial" w:hAnsi="Arial" w:cs="Arial"/>
          <w:b/>
          <w:lang w:val="en-IN"/>
        </w:rPr>
        <w:t xml:space="preserve"> on </w:t>
      </w:r>
      <w:proofErr w:type="spellStart"/>
      <w:r w:rsidRPr="00EF5092">
        <w:rPr>
          <w:rFonts w:ascii="Arial" w:hAnsi="Arial" w:cs="Arial"/>
          <w:b/>
          <w:lang w:val="en-IN"/>
        </w:rPr>
        <w:t>users_master</w:t>
      </w:r>
      <w:proofErr w:type="spellEnd"/>
      <w:r w:rsidRPr="00EF5092">
        <w:rPr>
          <w:rFonts w:ascii="Arial" w:hAnsi="Arial" w:cs="Arial"/>
          <w:b/>
          <w:lang w:val="en-IN"/>
        </w:rPr>
        <w:t>)</w:t>
      </w:r>
      <w:r w:rsidRPr="00EF5092">
        <w:rPr>
          <w:rFonts w:ascii="Arial" w:hAnsi="Arial" w:cs="Arial"/>
          <w:b/>
          <w:lang w:val="en-IN"/>
        </w:rPr>
        <w:br/>
        <w:t>fk02_request (</w:t>
      </w:r>
      <w:proofErr w:type="spellStart"/>
      <w:r w:rsidRPr="00EF5092">
        <w:rPr>
          <w:rFonts w:ascii="Arial" w:hAnsi="Arial" w:cs="Arial"/>
          <w:b/>
          <w:lang w:val="en-IN"/>
        </w:rPr>
        <w:t>request_id</w:t>
      </w:r>
      <w:proofErr w:type="spellEnd"/>
      <w:r w:rsidRPr="00EF5092">
        <w:rPr>
          <w:rFonts w:ascii="Arial" w:hAnsi="Arial" w:cs="Arial"/>
          <w:b/>
          <w:lang w:val="en-IN"/>
        </w:rPr>
        <w:t xml:space="preserve"> on requests)</w:t>
      </w:r>
    </w:p>
    <w:p w14:paraId="1BAD215F" w14:textId="77777777" w:rsidR="00EF5092" w:rsidRPr="00EF5092" w:rsidRDefault="00EF5092" w:rsidP="00EF5092">
      <w:pPr>
        <w:pStyle w:val="ListParagraph"/>
        <w:numPr>
          <w:ilvl w:val="0"/>
          <w:numId w:val="99"/>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Stores approval actions by Admin with timestamps.</w:t>
      </w:r>
    </w:p>
    <w:p w14:paraId="5BE60650"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23F5FF57">
          <v:rect id="_x0000_i1032" style="width:0;height:1.5pt" o:hralign="center" o:hrstd="t" o:hr="t" fillcolor="#a0a0a0" stroked="f"/>
        </w:pict>
      </w:r>
    </w:p>
    <w:p w14:paraId="228D1982"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7. Table: </w:t>
      </w:r>
      <w:proofErr w:type="spellStart"/>
      <w:r w:rsidRPr="00EF5092">
        <w:rPr>
          <w:rFonts w:ascii="Arial" w:hAnsi="Arial" w:cs="Arial"/>
          <w:b/>
          <w:bCs/>
          <w:lang w:val="en-IN"/>
        </w:rPr>
        <w:t>missing_tools</w:t>
      </w:r>
      <w:proofErr w:type="spellEnd"/>
    </w:p>
    <w:p w14:paraId="1A186007" w14:textId="77777777" w:rsidR="00EF5092" w:rsidRPr="00EF5092" w:rsidRDefault="00EF5092" w:rsidP="00EF5092">
      <w:pPr>
        <w:pStyle w:val="ListParagraph"/>
        <w:numPr>
          <w:ilvl w:val="0"/>
          <w:numId w:val="100"/>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missing_id</w:t>
      </w:r>
      <w:proofErr w:type="spellEnd"/>
    </w:p>
    <w:p w14:paraId="3428B12E" w14:textId="77777777" w:rsidR="00EF5092" w:rsidRPr="00EF5092" w:rsidRDefault="00EF5092" w:rsidP="00EF5092">
      <w:pPr>
        <w:pStyle w:val="ListParagraph"/>
        <w:numPr>
          <w:ilvl w:val="0"/>
          <w:numId w:val="100"/>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fk01_tool (</w:t>
      </w:r>
      <w:proofErr w:type="spellStart"/>
      <w:r w:rsidRPr="00EF5092">
        <w:rPr>
          <w:rFonts w:ascii="Arial" w:hAnsi="Arial" w:cs="Arial"/>
          <w:b/>
          <w:lang w:val="en-IN"/>
        </w:rPr>
        <w:t>tool_id</w:t>
      </w:r>
      <w:proofErr w:type="spellEnd"/>
      <w:r w:rsidRPr="00EF5092">
        <w:rPr>
          <w:rFonts w:ascii="Arial" w:hAnsi="Arial" w:cs="Arial"/>
          <w:b/>
          <w:lang w:val="en-IN"/>
        </w:rPr>
        <w:t xml:space="preserve"> on </w:t>
      </w:r>
      <w:proofErr w:type="spellStart"/>
      <w:r w:rsidRPr="00EF5092">
        <w:rPr>
          <w:rFonts w:ascii="Arial" w:hAnsi="Arial" w:cs="Arial"/>
          <w:b/>
          <w:lang w:val="en-IN"/>
        </w:rPr>
        <w:t>tools_master</w:t>
      </w:r>
      <w:proofErr w:type="spellEnd"/>
      <w:r w:rsidRPr="00EF5092">
        <w:rPr>
          <w:rFonts w:ascii="Arial" w:hAnsi="Arial" w:cs="Arial"/>
          <w:b/>
          <w:lang w:val="en-IN"/>
        </w:rPr>
        <w:t>)</w:t>
      </w:r>
      <w:r w:rsidRPr="00EF5092">
        <w:rPr>
          <w:rFonts w:ascii="Arial" w:hAnsi="Arial" w:cs="Arial"/>
          <w:b/>
          <w:lang w:val="en-IN"/>
        </w:rPr>
        <w:br/>
        <w:t>fk03_user (</w:t>
      </w:r>
      <w:proofErr w:type="spellStart"/>
      <w:r w:rsidRPr="00EF5092">
        <w:rPr>
          <w:rFonts w:ascii="Arial" w:hAnsi="Arial" w:cs="Arial"/>
          <w:b/>
          <w:lang w:val="en-IN"/>
        </w:rPr>
        <w:t>user_id</w:t>
      </w:r>
      <w:proofErr w:type="spellEnd"/>
      <w:r w:rsidRPr="00EF5092">
        <w:rPr>
          <w:rFonts w:ascii="Arial" w:hAnsi="Arial" w:cs="Arial"/>
          <w:b/>
          <w:lang w:val="en-IN"/>
        </w:rPr>
        <w:t xml:space="preserve"> on </w:t>
      </w:r>
      <w:proofErr w:type="spellStart"/>
      <w:r w:rsidRPr="00EF5092">
        <w:rPr>
          <w:rFonts w:ascii="Arial" w:hAnsi="Arial" w:cs="Arial"/>
          <w:b/>
          <w:lang w:val="en-IN"/>
        </w:rPr>
        <w:t>users_master</w:t>
      </w:r>
      <w:proofErr w:type="spellEnd"/>
      <w:r w:rsidRPr="00EF5092">
        <w:rPr>
          <w:rFonts w:ascii="Arial" w:hAnsi="Arial" w:cs="Arial"/>
          <w:b/>
          <w:lang w:val="en-IN"/>
        </w:rPr>
        <w:t>)</w:t>
      </w:r>
    </w:p>
    <w:p w14:paraId="1821F3E0" w14:textId="77777777" w:rsidR="00EF5092" w:rsidRPr="00EF5092" w:rsidRDefault="00EF5092" w:rsidP="00EF5092">
      <w:pPr>
        <w:pStyle w:val="ListParagraph"/>
        <w:numPr>
          <w:ilvl w:val="0"/>
          <w:numId w:val="100"/>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Tracks tools not returned on time or marked missing.</w:t>
      </w:r>
    </w:p>
    <w:p w14:paraId="69959AC2"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2F5178CF">
          <v:rect id="_x0000_i1033" style="width:0;height:1.5pt" o:hralign="center" o:hrstd="t" o:hr="t" fillcolor="#a0a0a0" stroked="f"/>
        </w:pict>
      </w:r>
    </w:p>
    <w:p w14:paraId="2B5F0222"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8. Table: </w:t>
      </w:r>
      <w:proofErr w:type="spellStart"/>
      <w:r w:rsidRPr="00EF5092">
        <w:rPr>
          <w:rFonts w:ascii="Arial" w:hAnsi="Arial" w:cs="Arial"/>
          <w:b/>
          <w:bCs/>
          <w:lang w:val="en-IN"/>
        </w:rPr>
        <w:t>tools_transactions_log</w:t>
      </w:r>
      <w:proofErr w:type="spellEnd"/>
    </w:p>
    <w:p w14:paraId="76E19D47" w14:textId="77777777" w:rsidR="00EF5092" w:rsidRPr="00EF5092" w:rsidRDefault="00EF5092" w:rsidP="00EF5092">
      <w:pPr>
        <w:pStyle w:val="ListParagraph"/>
        <w:numPr>
          <w:ilvl w:val="0"/>
          <w:numId w:val="101"/>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log_id</w:t>
      </w:r>
      <w:proofErr w:type="spellEnd"/>
    </w:p>
    <w:p w14:paraId="485B9F35" w14:textId="77777777" w:rsidR="00EF5092" w:rsidRPr="00EF5092" w:rsidRDefault="00EF5092" w:rsidP="00EF5092">
      <w:pPr>
        <w:pStyle w:val="ListParagraph"/>
        <w:numPr>
          <w:ilvl w:val="0"/>
          <w:numId w:val="101"/>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fk01_tool (</w:t>
      </w:r>
      <w:proofErr w:type="spellStart"/>
      <w:r w:rsidRPr="00EF5092">
        <w:rPr>
          <w:rFonts w:ascii="Arial" w:hAnsi="Arial" w:cs="Arial"/>
          <w:b/>
          <w:lang w:val="en-IN"/>
        </w:rPr>
        <w:t>tool_id</w:t>
      </w:r>
      <w:proofErr w:type="spellEnd"/>
      <w:r w:rsidRPr="00EF5092">
        <w:rPr>
          <w:rFonts w:ascii="Arial" w:hAnsi="Arial" w:cs="Arial"/>
          <w:b/>
          <w:lang w:val="en-IN"/>
        </w:rPr>
        <w:t xml:space="preserve"> on </w:t>
      </w:r>
      <w:proofErr w:type="spellStart"/>
      <w:r w:rsidRPr="00EF5092">
        <w:rPr>
          <w:rFonts w:ascii="Arial" w:hAnsi="Arial" w:cs="Arial"/>
          <w:b/>
          <w:lang w:val="en-IN"/>
        </w:rPr>
        <w:t>tools_master</w:t>
      </w:r>
      <w:proofErr w:type="spellEnd"/>
      <w:r w:rsidRPr="00EF5092">
        <w:rPr>
          <w:rFonts w:ascii="Arial" w:hAnsi="Arial" w:cs="Arial"/>
          <w:b/>
          <w:lang w:val="en-IN"/>
        </w:rPr>
        <w:t>)</w:t>
      </w:r>
      <w:r w:rsidRPr="00EF5092">
        <w:rPr>
          <w:rFonts w:ascii="Arial" w:hAnsi="Arial" w:cs="Arial"/>
          <w:b/>
          <w:lang w:val="en-IN"/>
        </w:rPr>
        <w:br/>
        <w:t>fk03_user (</w:t>
      </w:r>
      <w:proofErr w:type="spellStart"/>
      <w:r w:rsidRPr="00EF5092">
        <w:rPr>
          <w:rFonts w:ascii="Arial" w:hAnsi="Arial" w:cs="Arial"/>
          <w:b/>
          <w:lang w:val="en-IN"/>
        </w:rPr>
        <w:t>user_id</w:t>
      </w:r>
      <w:proofErr w:type="spellEnd"/>
      <w:r w:rsidRPr="00EF5092">
        <w:rPr>
          <w:rFonts w:ascii="Arial" w:hAnsi="Arial" w:cs="Arial"/>
          <w:b/>
          <w:lang w:val="en-IN"/>
        </w:rPr>
        <w:t xml:space="preserve"> on </w:t>
      </w:r>
      <w:proofErr w:type="spellStart"/>
      <w:r w:rsidRPr="00EF5092">
        <w:rPr>
          <w:rFonts w:ascii="Arial" w:hAnsi="Arial" w:cs="Arial"/>
          <w:b/>
          <w:lang w:val="en-IN"/>
        </w:rPr>
        <w:t>users_master</w:t>
      </w:r>
      <w:proofErr w:type="spellEnd"/>
      <w:r w:rsidRPr="00EF5092">
        <w:rPr>
          <w:rFonts w:ascii="Arial" w:hAnsi="Arial" w:cs="Arial"/>
          <w:b/>
          <w:lang w:val="en-IN"/>
        </w:rPr>
        <w:t>)</w:t>
      </w:r>
    </w:p>
    <w:p w14:paraId="7DF79C2D" w14:textId="77777777" w:rsidR="00EF5092" w:rsidRPr="00EF5092" w:rsidRDefault="00EF5092" w:rsidP="00EF5092">
      <w:pPr>
        <w:pStyle w:val="ListParagraph"/>
        <w:numPr>
          <w:ilvl w:val="0"/>
          <w:numId w:val="101"/>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Audit log table for appoint, return, update actions.</w:t>
      </w:r>
    </w:p>
    <w:p w14:paraId="1F2F6814"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63946C9F">
          <v:rect id="_x0000_i1034" style="width:0;height:1.5pt" o:hralign="center" o:hrstd="t" o:hr="t" fillcolor="#a0a0a0" stroked="f"/>
        </w:pict>
      </w:r>
    </w:p>
    <w:p w14:paraId="78B8994F"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9. Table: </w:t>
      </w:r>
      <w:proofErr w:type="spellStart"/>
      <w:r w:rsidRPr="00EF5092">
        <w:rPr>
          <w:rFonts w:ascii="Arial" w:hAnsi="Arial" w:cs="Arial"/>
          <w:b/>
          <w:bCs/>
          <w:lang w:val="en-IN"/>
        </w:rPr>
        <w:t>roles_master</w:t>
      </w:r>
      <w:proofErr w:type="spellEnd"/>
    </w:p>
    <w:p w14:paraId="5CDE67EE" w14:textId="77777777" w:rsidR="00EF5092" w:rsidRPr="00EF5092" w:rsidRDefault="00EF5092" w:rsidP="00EF5092">
      <w:pPr>
        <w:pStyle w:val="ListParagraph"/>
        <w:numPr>
          <w:ilvl w:val="0"/>
          <w:numId w:val="102"/>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role_id</w:t>
      </w:r>
      <w:proofErr w:type="spellEnd"/>
    </w:p>
    <w:p w14:paraId="5B45F598" w14:textId="77777777" w:rsidR="00EF5092" w:rsidRPr="00EF5092" w:rsidRDefault="00EF5092" w:rsidP="00EF5092">
      <w:pPr>
        <w:pStyle w:val="ListParagraph"/>
        <w:numPr>
          <w:ilvl w:val="0"/>
          <w:numId w:val="102"/>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Nil</w:t>
      </w:r>
    </w:p>
    <w:p w14:paraId="25EBA3C8" w14:textId="77777777" w:rsidR="00EF5092" w:rsidRPr="00EF5092" w:rsidRDefault="00EF5092" w:rsidP="00EF5092">
      <w:pPr>
        <w:pStyle w:val="ListParagraph"/>
        <w:numPr>
          <w:ilvl w:val="0"/>
          <w:numId w:val="102"/>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xml:space="preserve">: Defines system roles (Admin, </w:t>
      </w:r>
      <w:proofErr w:type="spellStart"/>
      <w:r w:rsidRPr="00EF5092">
        <w:rPr>
          <w:rFonts w:ascii="Arial" w:hAnsi="Arial" w:cs="Arial"/>
          <w:b/>
          <w:lang w:val="en-IN"/>
        </w:rPr>
        <w:t>Toolskeeper</w:t>
      </w:r>
      <w:proofErr w:type="spellEnd"/>
      <w:r w:rsidRPr="00EF5092">
        <w:rPr>
          <w:rFonts w:ascii="Arial" w:hAnsi="Arial" w:cs="Arial"/>
          <w:b/>
          <w:lang w:val="en-IN"/>
        </w:rPr>
        <w:t>, Maintenance User, Approver).</w:t>
      </w:r>
    </w:p>
    <w:p w14:paraId="5BF70825"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5017FE48">
          <v:rect id="_x0000_i1035" style="width:0;height:1.5pt" o:hralign="center" o:hrstd="t" o:hr="t" fillcolor="#a0a0a0" stroked="f"/>
        </w:pict>
      </w:r>
    </w:p>
    <w:p w14:paraId="2F006123"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10. Table: </w:t>
      </w:r>
      <w:proofErr w:type="spellStart"/>
      <w:r w:rsidRPr="00EF5092">
        <w:rPr>
          <w:rFonts w:ascii="Arial" w:hAnsi="Arial" w:cs="Arial"/>
          <w:b/>
          <w:bCs/>
          <w:lang w:val="en-IN"/>
        </w:rPr>
        <w:t>user_roles_xref</w:t>
      </w:r>
      <w:proofErr w:type="spellEnd"/>
    </w:p>
    <w:p w14:paraId="3C9B528F" w14:textId="77777777" w:rsidR="00EF5092" w:rsidRPr="00EF5092" w:rsidRDefault="00EF5092" w:rsidP="00EF5092">
      <w:pPr>
        <w:pStyle w:val="ListParagraph"/>
        <w:numPr>
          <w:ilvl w:val="0"/>
          <w:numId w:val="103"/>
        </w:numPr>
        <w:jc w:val="both"/>
        <w:rPr>
          <w:rFonts w:ascii="Arial" w:hAnsi="Arial" w:cs="Arial"/>
          <w:b/>
          <w:lang w:val="en-IN"/>
        </w:rPr>
      </w:pPr>
      <w:r w:rsidRPr="00EF5092">
        <w:rPr>
          <w:rFonts w:ascii="Arial" w:hAnsi="Arial" w:cs="Arial"/>
          <w:b/>
          <w:bCs/>
          <w:lang w:val="en-IN"/>
        </w:rPr>
        <w:lastRenderedPageBreak/>
        <w:t>Primary Key</w:t>
      </w:r>
      <w:r w:rsidRPr="00EF5092">
        <w:rPr>
          <w:rFonts w:ascii="Arial" w:hAnsi="Arial" w:cs="Arial"/>
          <w:b/>
          <w:lang w:val="en-IN"/>
        </w:rPr>
        <w:t xml:space="preserve">: </w:t>
      </w:r>
      <w:proofErr w:type="spellStart"/>
      <w:r w:rsidRPr="00EF5092">
        <w:rPr>
          <w:rFonts w:ascii="Arial" w:hAnsi="Arial" w:cs="Arial"/>
          <w:b/>
          <w:lang w:val="en-IN"/>
        </w:rPr>
        <w:t>user_id</w:t>
      </w:r>
      <w:proofErr w:type="spellEnd"/>
      <w:r w:rsidRPr="00EF5092">
        <w:rPr>
          <w:rFonts w:ascii="Arial" w:hAnsi="Arial" w:cs="Arial"/>
          <w:b/>
          <w:lang w:val="en-IN"/>
        </w:rPr>
        <w:t xml:space="preserve">, </w:t>
      </w:r>
      <w:proofErr w:type="spellStart"/>
      <w:r w:rsidRPr="00EF5092">
        <w:rPr>
          <w:rFonts w:ascii="Arial" w:hAnsi="Arial" w:cs="Arial"/>
          <w:b/>
          <w:lang w:val="en-IN"/>
        </w:rPr>
        <w:t>role_id</w:t>
      </w:r>
      <w:proofErr w:type="spellEnd"/>
    </w:p>
    <w:p w14:paraId="2DBAFF6F" w14:textId="77777777" w:rsidR="00EF5092" w:rsidRPr="00EF5092" w:rsidRDefault="00EF5092" w:rsidP="00EF5092">
      <w:pPr>
        <w:pStyle w:val="ListParagraph"/>
        <w:numPr>
          <w:ilvl w:val="0"/>
          <w:numId w:val="103"/>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fk09_role (</w:t>
      </w:r>
      <w:proofErr w:type="spellStart"/>
      <w:r w:rsidRPr="00EF5092">
        <w:rPr>
          <w:rFonts w:ascii="Arial" w:hAnsi="Arial" w:cs="Arial"/>
          <w:b/>
          <w:lang w:val="en-IN"/>
        </w:rPr>
        <w:t>role_id</w:t>
      </w:r>
      <w:proofErr w:type="spellEnd"/>
      <w:r w:rsidRPr="00EF5092">
        <w:rPr>
          <w:rFonts w:ascii="Arial" w:hAnsi="Arial" w:cs="Arial"/>
          <w:b/>
          <w:lang w:val="en-IN"/>
        </w:rPr>
        <w:t xml:space="preserve"> on </w:t>
      </w:r>
      <w:proofErr w:type="spellStart"/>
      <w:r w:rsidRPr="00EF5092">
        <w:rPr>
          <w:rFonts w:ascii="Arial" w:hAnsi="Arial" w:cs="Arial"/>
          <w:b/>
          <w:lang w:val="en-IN"/>
        </w:rPr>
        <w:t>roles_master</w:t>
      </w:r>
      <w:proofErr w:type="spellEnd"/>
      <w:r w:rsidRPr="00EF5092">
        <w:rPr>
          <w:rFonts w:ascii="Arial" w:hAnsi="Arial" w:cs="Arial"/>
          <w:b/>
          <w:lang w:val="en-IN"/>
        </w:rPr>
        <w:t>)</w:t>
      </w:r>
      <w:r w:rsidRPr="00EF5092">
        <w:rPr>
          <w:rFonts w:ascii="Arial" w:hAnsi="Arial" w:cs="Arial"/>
          <w:b/>
          <w:lang w:val="en-IN"/>
        </w:rPr>
        <w:br/>
        <w:t>fk02_user (</w:t>
      </w:r>
      <w:proofErr w:type="spellStart"/>
      <w:r w:rsidRPr="00EF5092">
        <w:rPr>
          <w:rFonts w:ascii="Arial" w:hAnsi="Arial" w:cs="Arial"/>
          <w:b/>
          <w:lang w:val="en-IN"/>
        </w:rPr>
        <w:t>user_id</w:t>
      </w:r>
      <w:proofErr w:type="spellEnd"/>
      <w:r w:rsidRPr="00EF5092">
        <w:rPr>
          <w:rFonts w:ascii="Arial" w:hAnsi="Arial" w:cs="Arial"/>
          <w:b/>
          <w:lang w:val="en-IN"/>
        </w:rPr>
        <w:t xml:space="preserve"> on </w:t>
      </w:r>
      <w:proofErr w:type="spellStart"/>
      <w:r w:rsidRPr="00EF5092">
        <w:rPr>
          <w:rFonts w:ascii="Arial" w:hAnsi="Arial" w:cs="Arial"/>
          <w:b/>
          <w:lang w:val="en-IN"/>
        </w:rPr>
        <w:t>users_master</w:t>
      </w:r>
      <w:proofErr w:type="spellEnd"/>
      <w:r w:rsidRPr="00EF5092">
        <w:rPr>
          <w:rFonts w:ascii="Arial" w:hAnsi="Arial" w:cs="Arial"/>
          <w:b/>
          <w:lang w:val="en-IN"/>
        </w:rPr>
        <w:t>)</w:t>
      </w:r>
    </w:p>
    <w:p w14:paraId="79E603BC" w14:textId="77777777" w:rsidR="00EF5092" w:rsidRPr="00EF5092" w:rsidRDefault="00EF5092" w:rsidP="00EF5092">
      <w:pPr>
        <w:pStyle w:val="ListParagraph"/>
        <w:numPr>
          <w:ilvl w:val="0"/>
          <w:numId w:val="103"/>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Maps users to roles for RBAC implementation.</w:t>
      </w:r>
    </w:p>
    <w:p w14:paraId="082A4F44"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4382E6EC">
          <v:rect id="_x0000_i1036" style="width:0;height:1.5pt" o:hralign="center" o:hrstd="t" o:hr="t" fillcolor="#a0a0a0" stroked="f"/>
        </w:pict>
      </w:r>
    </w:p>
    <w:p w14:paraId="5A2FA2DE"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11. Table: </w:t>
      </w:r>
      <w:proofErr w:type="spellStart"/>
      <w:r w:rsidRPr="00EF5092">
        <w:rPr>
          <w:rFonts w:ascii="Arial" w:hAnsi="Arial" w:cs="Arial"/>
          <w:b/>
          <w:bCs/>
          <w:lang w:val="en-IN"/>
        </w:rPr>
        <w:t>tool_category_master</w:t>
      </w:r>
      <w:proofErr w:type="spellEnd"/>
    </w:p>
    <w:p w14:paraId="7087FD35" w14:textId="77777777" w:rsidR="00EF5092" w:rsidRPr="00EF5092" w:rsidRDefault="00EF5092" w:rsidP="00EF5092">
      <w:pPr>
        <w:pStyle w:val="ListParagraph"/>
        <w:numPr>
          <w:ilvl w:val="0"/>
          <w:numId w:val="104"/>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category_id</w:t>
      </w:r>
      <w:proofErr w:type="spellEnd"/>
    </w:p>
    <w:p w14:paraId="2C09BCF0" w14:textId="77777777" w:rsidR="00EF5092" w:rsidRPr="00EF5092" w:rsidRDefault="00EF5092" w:rsidP="00EF5092">
      <w:pPr>
        <w:pStyle w:val="ListParagraph"/>
        <w:numPr>
          <w:ilvl w:val="0"/>
          <w:numId w:val="104"/>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Nil</w:t>
      </w:r>
    </w:p>
    <w:p w14:paraId="0CA1FF35" w14:textId="77777777" w:rsidR="00EF5092" w:rsidRPr="00EF5092" w:rsidRDefault="00EF5092" w:rsidP="00EF5092">
      <w:pPr>
        <w:pStyle w:val="ListParagraph"/>
        <w:numPr>
          <w:ilvl w:val="0"/>
          <w:numId w:val="104"/>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Tool categories for classification (e.g. Electrical, Mechanical).</w:t>
      </w:r>
    </w:p>
    <w:p w14:paraId="3DC85AB0"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0FE1D29D">
          <v:rect id="_x0000_i1037" style="width:0;height:1.5pt" o:hralign="center" o:hrstd="t" o:hr="t" fillcolor="#a0a0a0" stroked="f"/>
        </w:pict>
      </w:r>
    </w:p>
    <w:p w14:paraId="4A4BE1E3"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12. Table: </w:t>
      </w:r>
      <w:proofErr w:type="spellStart"/>
      <w:r w:rsidRPr="00EF5092">
        <w:rPr>
          <w:rFonts w:ascii="Arial" w:hAnsi="Arial" w:cs="Arial"/>
          <w:b/>
          <w:bCs/>
          <w:lang w:val="en-IN"/>
        </w:rPr>
        <w:t>system_parameters</w:t>
      </w:r>
      <w:proofErr w:type="spellEnd"/>
    </w:p>
    <w:p w14:paraId="5C259409" w14:textId="77777777" w:rsidR="00EF5092" w:rsidRPr="00EF5092" w:rsidRDefault="00EF5092" w:rsidP="00EF5092">
      <w:pPr>
        <w:pStyle w:val="ListParagraph"/>
        <w:numPr>
          <w:ilvl w:val="0"/>
          <w:numId w:val="105"/>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param_key</w:t>
      </w:r>
      <w:proofErr w:type="spellEnd"/>
    </w:p>
    <w:p w14:paraId="28ACFD8E" w14:textId="77777777" w:rsidR="00EF5092" w:rsidRPr="00EF5092" w:rsidRDefault="00EF5092" w:rsidP="00EF5092">
      <w:pPr>
        <w:pStyle w:val="ListParagraph"/>
        <w:numPr>
          <w:ilvl w:val="0"/>
          <w:numId w:val="105"/>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Nil</w:t>
      </w:r>
    </w:p>
    <w:p w14:paraId="0F87F3BA" w14:textId="77777777" w:rsidR="00EF5092" w:rsidRPr="00EF5092" w:rsidRDefault="00EF5092" w:rsidP="00EF5092">
      <w:pPr>
        <w:pStyle w:val="ListParagraph"/>
        <w:numPr>
          <w:ilvl w:val="0"/>
          <w:numId w:val="105"/>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Stores system-wide configurable parameters (alert thresholds, return durations).</w:t>
      </w:r>
    </w:p>
    <w:p w14:paraId="6D9DD074"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65599392">
          <v:rect id="_x0000_i1038" style="width:0;height:1.5pt" o:hralign="center" o:hrstd="t" o:hr="t" fillcolor="#a0a0a0" stroked="f"/>
        </w:pict>
      </w:r>
    </w:p>
    <w:p w14:paraId="5A52E095" w14:textId="77777777" w:rsidR="00EF5092" w:rsidRPr="00EF5092" w:rsidRDefault="00EF5092" w:rsidP="00EF5092">
      <w:pPr>
        <w:pStyle w:val="ListParagraph"/>
        <w:jc w:val="both"/>
        <w:rPr>
          <w:rFonts w:ascii="Arial" w:hAnsi="Arial" w:cs="Arial"/>
          <w:b/>
          <w:bCs/>
          <w:lang w:val="en-IN"/>
        </w:rPr>
      </w:pPr>
      <w:r w:rsidRPr="00EF5092">
        <w:rPr>
          <w:rFonts w:ascii="Segoe UI Emoji" w:hAnsi="Segoe UI Emoji" w:cs="Segoe UI Emoji"/>
          <w:b/>
          <w:bCs/>
          <w:lang w:val="en-IN"/>
        </w:rPr>
        <w:t>🔧</w:t>
      </w:r>
      <w:r w:rsidRPr="00EF5092">
        <w:rPr>
          <w:rFonts w:ascii="Arial" w:hAnsi="Arial" w:cs="Arial"/>
          <w:b/>
          <w:bCs/>
          <w:lang w:val="en-IN"/>
        </w:rPr>
        <w:t xml:space="preserve"> Optional tables for advanced features</w:t>
      </w:r>
    </w:p>
    <w:p w14:paraId="387EAA71"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 xml:space="preserve">13. Table: </w:t>
      </w:r>
      <w:proofErr w:type="spellStart"/>
      <w:r w:rsidRPr="00EF5092">
        <w:rPr>
          <w:rFonts w:ascii="Arial" w:hAnsi="Arial" w:cs="Arial"/>
          <w:b/>
          <w:bCs/>
          <w:lang w:val="en-IN"/>
        </w:rPr>
        <w:t>password_reset_tokens</w:t>
      </w:r>
      <w:proofErr w:type="spellEnd"/>
    </w:p>
    <w:p w14:paraId="6E5D839F" w14:textId="77777777" w:rsidR="00EF5092" w:rsidRPr="00EF5092" w:rsidRDefault="00EF5092" w:rsidP="00EF5092">
      <w:pPr>
        <w:pStyle w:val="ListParagraph"/>
        <w:numPr>
          <w:ilvl w:val="0"/>
          <w:numId w:val="106"/>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token_id</w:t>
      </w:r>
      <w:proofErr w:type="spellEnd"/>
    </w:p>
    <w:p w14:paraId="148F4B0C" w14:textId="77777777" w:rsidR="00EF5092" w:rsidRPr="00EF5092" w:rsidRDefault="00EF5092" w:rsidP="00EF5092">
      <w:pPr>
        <w:pStyle w:val="ListParagraph"/>
        <w:numPr>
          <w:ilvl w:val="0"/>
          <w:numId w:val="106"/>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fk02_user (</w:t>
      </w:r>
      <w:proofErr w:type="spellStart"/>
      <w:r w:rsidRPr="00EF5092">
        <w:rPr>
          <w:rFonts w:ascii="Arial" w:hAnsi="Arial" w:cs="Arial"/>
          <w:b/>
          <w:lang w:val="en-IN"/>
        </w:rPr>
        <w:t>user_id</w:t>
      </w:r>
      <w:proofErr w:type="spellEnd"/>
      <w:r w:rsidRPr="00EF5092">
        <w:rPr>
          <w:rFonts w:ascii="Arial" w:hAnsi="Arial" w:cs="Arial"/>
          <w:b/>
          <w:lang w:val="en-IN"/>
        </w:rPr>
        <w:t xml:space="preserve"> on </w:t>
      </w:r>
      <w:proofErr w:type="spellStart"/>
      <w:r w:rsidRPr="00EF5092">
        <w:rPr>
          <w:rFonts w:ascii="Arial" w:hAnsi="Arial" w:cs="Arial"/>
          <w:b/>
          <w:lang w:val="en-IN"/>
        </w:rPr>
        <w:t>users_master</w:t>
      </w:r>
      <w:proofErr w:type="spellEnd"/>
      <w:r w:rsidRPr="00EF5092">
        <w:rPr>
          <w:rFonts w:ascii="Arial" w:hAnsi="Arial" w:cs="Arial"/>
          <w:b/>
          <w:lang w:val="en-IN"/>
        </w:rPr>
        <w:t>)</w:t>
      </w:r>
    </w:p>
    <w:p w14:paraId="583ECE92" w14:textId="77777777" w:rsidR="00EF5092" w:rsidRPr="00EF5092" w:rsidRDefault="00EF5092" w:rsidP="00EF5092">
      <w:pPr>
        <w:pStyle w:val="ListParagraph"/>
        <w:numPr>
          <w:ilvl w:val="0"/>
          <w:numId w:val="106"/>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For password reset workflows with expiry timestamp.</w:t>
      </w:r>
    </w:p>
    <w:p w14:paraId="7C878E41" w14:textId="77777777" w:rsidR="00EF5092" w:rsidRPr="00EF5092" w:rsidRDefault="00000000" w:rsidP="00EF5092">
      <w:pPr>
        <w:pStyle w:val="ListParagraph"/>
        <w:jc w:val="both"/>
        <w:rPr>
          <w:rFonts w:ascii="Arial" w:hAnsi="Arial" w:cs="Arial"/>
          <w:b/>
          <w:lang w:val="en-IN"/>
        </w:rPr>
      </w:pPr>
      <w:r>
        <w:rPr>
          <w:rFonts w:ascii="Arial" w:hAnsi="Arial" w:cs="Arial"/>
          <w:b/>
          <w:lang w:val="en-IN"/>
        </w:rPr>
        <w:pict w14:anchorId="387F2D45">
          <v:rect id="_x0000_i1039" style="width:0;height:1.5pt" o:hralign="center" o:hrstd="t" o:hr="t" fillcolor="#a0a0a0" stroked="f"/>
        </w:pict>
      </w:r>
    </w:p>
    <w:p w14:paraId="77693DEF" w14:textId="77777777" w:rsidR="00EF5092" w:rsidRPr="00EF5092" w:rsidRDefault="00EF5092" w:rsidP="00EF5092">
      <w:pPr>
        <w:pStyle w:val="ListParagraph"/>
        <w:jc w:val="both"/>
        <w:rPr>
          <w:rFonts w:ascii="Arial" w:hAnsi="Arial" w:cs="Arial"/>
          <w:b/>
          <w:bCs/>
          <w:lang w:val="en-IN"/>
        </w:rPr>
      </w:pPr>
      <w:r w:rsidRPr="00EF5092">
        <w:rPr>
          <w:rFonts w:ascii="Arial" w:hAnsi="Arial" w:cs="Arial"/>
          <w:b/>
          <w:bCs/>
          <w:lang w:val="en-IN"/>
        </w:rPr>
        <w:t>14. Table: notifications</w:t>
      </w:r>
    </w:p>
    <w:p w14:paraId="1B79F070" w14:textId="77777777" w:rsidR="00EF5092" w:rsidRPr="00EF5092" w:rsidRDefault="00EF5092" w:rsidP="00EF5092">
      <w:pPr>
        <w:pStyle w:val="ListParagraph"/>
        <w:numPr>
          <w:ilvl w:val="0"/>
          <w:numId w:val="107"/>
        </w:numPr>
        <w:jc w:val="both"/>
        <w:rPr>
          <w:rFonts w:ascii="Arial" w:hAnsi="Arial" w:cs="Arial"/>
          <w:b/>
          <w:lang w:val="en-IN"/>
        </w:rPr>
      </w:pPr>
      <w:r w:rsidRPr="00EF5092">
        <w:rPr>
          <w:rFonts w:ascii="Arial" w:hAnsi="Arial" w:cs="Arial"/>
          <w:b/>
          <w:bCs/>
          <w:lang w:val="en-IN"/>
        </w:rPr>
        <w:t>Primary Key</w:t>
      </w:r>
      <w:r w:rsidRPr="00EF5092">
        <w:rPr>
          <w:rFonts w:ascii="Arial" w:hAnsi="Arial" w:cs="Arial"/>
          <w:b/>
          <w:lang w:val="en-IN"/>
        </w:rPr>
        <w:t xml:space="preserve">: </w:t>
      </w:r>
      <w:proofErr w:type="spellStart"/>
      <w:r w:rsidRPr="00EF5092">
        <w:rPr>
          <w:rFonts w:ascii="Arial" w:hAnsi="Arial" w:cs="Arial"/>
          <w:b/>
          <w:lang w:val="en-IN"/>
        </w:rPr>
        <w:t>notification_id</w:t>
      </w:r>
      <w:proofErr w:type="spellEnd"/>
    </w:p>
    <w:p w14:paraId="3009C0D8" w14:textId="77777777" w:rsidR="00EF5092" w:rsidRPr="00EF5092" w:rsidRDefault="00EF5092" w:rsidP="00EF5092">
      <w:pPr>
        <w:pStyle w:val="ListParagraph"/>
        <w:numPr>
          <w:ilvl w:val="0"/>
          <w:numId w:val="107"/>
        </w:numPr>
        <w:jc w:val="both"/>
        <w:rPr>
          <w:rFonts w:ascii="Arial" w:hAnsi="Arial" w:cs="Arial"/>
          <w:b/>
          <w:lang w:val="en-IN"/>
        </w:rPr>
      </w:pPr>
      <w:r w:rsidRPr="00EF5092">
        <w:rPr>
          <w:rFonts w:ascii="Arial" w:hAnsi="Arial" w:cs="Arial"/>
          <w:b/>
          <w:bCs/>
          <w:lang w:val="en-IN"/>
        </w:rPr>
        <w:t>Foreign Key</w:t>
      </w:r>
      <w:r w:rsidRPr="00EF5092">
        <w:rPr>
          <w:rFonts w:ascii="Arial" w:hAnsi="Arial" w:cs="Arial"/>
          <w:b/>
          <w:lang w:val="en-IN"/>
        </w:rPr>
        <w:t>: fk02_user (</w:t>
      </w:r>
      <w:proofErr w:type="spellStart"/>
      <w:r w:rsidRPr="00EF5092">
        <w:rPr>
          <w:rFonts w:ascii="Arial" w:hAnsi="Arial" w:cs="Arial"/>
          <w:b/>
          <w:lang w:val="en-IN"/>
        </w:rPr>
        <w:t>user_id</w:t>
      </w:r>
      <w:proofErr w:type="spellEnd"/>
      <w:r w:rsidRPr="00EF5092">
        <w:rPr>
          <w:rFonts w:ascii="Arial" w:hAnsi="Arial" w:cs="Arial"/>
          <w:b/>
          <w:lang w:val="en-IN"/>
        </w:rPr>
        <w:t xml:space="preserve"> on </w:t>
      </w:r>
      <w:proofErr w:type="spellStart"/>
      <w:r w:rsidRPr="00EF5092">
        <w:rPr>
          <w:rFonts w:ascii="Arial" w:hAnsi="Arial" w:cs="Arial"/>
          <w:b/>
          <w:lang w:val="en-IN"/>
        </w:rPr>
        <w:t>users_master</w:t>
      </w:r>
      <w:proofErr w:type="spellEnd"/>
      <w:r w:rsidRPr="00EF5092">
        <w:rPr>
          <w:rFonts w:ascii="Arial" w:hAnsi="Arial" w:cs="Arial"/>
          <w:b/>
          <w:lang w:val="en-IN"/>
        </w:rPr>
        <w:t>)</w:t>
      </w:r>
    </w:p>
    <w:p w14:paraId="0137F53D" w14:textId="77777777" w:rsidR="00EF5092" w:rsidRPr="00EF5092" w:rsidRDefault="00EF5092" w:rsidP="00EF5092">
      <w:pPr>
        <w:pStyle w:val="ListParagraph"/>
        <w:numPr>
          <w:ilvl w:val="0"/>
          <w:numId w:val="107"/>
        </w:numPr>
        <w:jc w:val="both"/>
        <w:rPr>
          <w:rFonts w:ascii="Arial" w:hAnsi="Arial" w:cs="Arial"/>
          <w:b/>
          <w:lang w:val="en-IN"/>
        </w:rPr>
      </w:pPr>
      <w:r w:rsidRPr="00EF5092">
        <w:rPr>
          <w:rFonts w:ascii="Arial" w:hAnsi="Arial" w:cs="Arial"/>
          <w:b/>
          <w:bCs/>
          <w:lang w:val="en-IN"/>
        </w:rPr>
        <w:t>Description</w:t>
      </w:r>
      <w:r w:rsidRPr="00EF5092">
        <w:rPr>
          <w:rFonts w:ascii="Arial" w:hAnsi="Arial" w:cs="Arial"/>
          <w:b/>
          <w:lang w:val="en-IN"/>
        </w:rPr>
        <w:t>: In-app notifications for approvals, return due reminders.</w:t>
      </w:r>
    </w:p>
    <w:p w14:paraId="75BE77DD" w14:textId="77777777" w:rsidR="00006EF5" w:rsidRDefault="00006EF5" w:rsidP="00006EF5">
      <w:pPr>
        <w:pStyle w:val="ListParagraph"/>
        <w:jc w:val="both"/>
        <w:rPr>
          <w:rFonts w:ascii="Arial" w:hAnsi="Arial" w:cs="Arial"/>
          <w:b/>
          <w:sz w:val="20"/>
          <w:szCs w:val="20"/>
        </w:rPr>
      </w:pPr>
    </w:p>
    <w:p w14:paraId="2ADAD7AE" w14:textId="05EBB46C" w:rsidR="00006EF5" w:rsidRPr="008D1DDA" w:rsidRDefault="00006EF5" w:rsidP="008D1DDA">
      <w:pPr>
        <w:pStyle w:val="Heading3"/>
        <w:numPr>
          <w:ilvl w:val="0"/>
          <w:numId w:val="91"/>
        </w:numPr>
        <w:shd w:val="clear" w:color="auto" w:fill="D6E3BC" w:themeFill="accent3" w:themeFillTint="66"/>
        <w:spacing w:after="60"/>
        <w:rPr>
          <w:color w:val="0070C0"/>
          <w:sz w:val="28"/>
          <w:szCs w:val="20"/>
        </w:rPr>
      </w:pPr>
      <w:bookmarkStart w:id="97" w:name="_Toc448135763"/>
      <w:r w:rsidRPr="008D1DDA">
        <w:rPr>
          <w:color w:val="0070C0"/>
          <w:sz w:val="28"/>
          <w:szCs w:val="20"/>
        </w:rPr>
        <w:t>Batch Processes</w:t>
      </w:r>
      <w:r w:rsidR="008D1DDA">
        <w:rPr>
          <w:color w:val="0070C0"/>
          <w:sz w:val="28"/>
          <w:szCs w:val="20"/>
        </w:rPr>
        <w:t>:</w:t>
      </w:r>
      <w:bookmarkEnd w:id="97"/>
    </w:p>
    <w:p w14:paraId="28910548" w14:textId="77777777" w:rsidR="00006EF5" w:rsidRDefault="00006EF5" w:rsidP="00006EF5">
      <w:pPr>
        <w:pStyle w:val="ListParagraph"/>
        <w:jc w:val="both"/>
        <w:rPr>
          <w:rFonts w:ascii="Arial" w:hAnsi="Arial" w:cs="Arial"/>
          <w:b/>
          <w:sz w:val="20"/>
          <w:szCs w:val="20"/>
        </w:rPr>
      </w:pPr>
    </w:p>
    <w:p w14:paraId="5B59340F" w14:textId="77777777" w:rsidR="005E1243" w:rsidRPr="0067483B" w:rsidRDefault="005E1243" w:rsidP="005E1243">
      <w:pPr>
        <w:jc w:val="both"/>
        <w:rPr>
          <w:rFonts w:ascii="Arial" w:hAnsi="Arial" w:cs="Arial"/>
          <w:b/>
          <w:lang w:val="en-IN"/>
        </w:rPr>
      </w:pPr>
      <w:r w:rsidRPr="0067483B">
        <w:rPr>
          <w:rFonts w:ascii="Arial" w:hAnsi="Arial" w:cs="Arial"/>
          <w:b/>
          <w:lang w:val="en-IN"/>
        </w:rPr>
        <w:t xml:space="preserve">Several automated and semi-automated batch processes are executed daily by the </w:t>
      </w:r>
      <w:r w:rsidRPr="0067483B">
        <w:rPr>
          <w:rFonts w:ascii="Arial" w:hAnsi="Arial" w:cs="Arial"/>
          <w:b/>
          <w:bCs/>
          <w:lang w:val="en-IN"/>
        </w:rPr>
        <w:t xml:space="preserve">Tools Tracker Admin and </w:t>
      </w:r>
      <w:proofErr w:type="spellStart"/>
      <w:r w:rsidRPr="0067483B">
        <w:rPr>
          <w:rFonts w:ascii="Arial" w:hAnsi="Arial" w:cs="Arial"/>
          <w:b/>
          <w:bCs/>
          <w:lang w:val="en-IN"/>
        </w:rPr>
        <w:t>Toolskeeper</w:t>
      </w:r>
      <w:proofErr w:type="spellEnd"/>
      <w:r w:rsidRPr="0067483B">
        <w:rPr>
          <w:rFonts w:ascii="Arial" w:hAnsi="Arial" w:cs="Arial"/>
          <w:b/>
          <w:lang w:val="en-IN"/>
        </w:rPr>
        <w:t xml:space="preserve"> to maintain data accuracy, track issued tools, and generate operational reports.</w:t>
      </w:r>
    </w:p>
    <w:p w14:paraId="082F198A" w14:textId="77777777" w:rsidR="005E1243" w:rsidRPr="0067483B" w:rsidRDefault="00000000" w:rsidP="005E1243">
      <w:pPr>
        <w:jc w:val="both"/>
        <w:rPr>
          <w:rFonts w:ascii="Arial" w:hAnsi="Arial" w:cs="Arial"/>
          <w:b/>
          <w:lang w:val="en-IN"/>
        </w:rPr>
      </w:pPr>
      <w:r>
        <w:rPr>
          <w:lang w:val="en-IN"/>
        </w:rPr>
        <w:pict w14:anchorId="4388D60E">
          <v:rect id="_x0000_i1040" style="width:0;height:1.5pt" o:hralign="center" o:hrstd="t" o:hr="t" fillcolor="#a0a0a0" stroked="f"/>
        </w:pict>
      </w:r>
    </w:p>
    <w:p w14:paraId="11F380CD" w14:textId="77777777" w:rsidR="005E1243" w:rsidRPr="0067483B" w:rsidRDefault="005E1243" w:rsidP="005E1243">
      <w:pPr>
        <w:jc w:val="both"/>
        <w:rPr>
          <w:rFonts w:ascii="Arial" w:hAnsi="Arial" w:cs="Arial"/>
          <w:b/>
          <w:bCs/>
          <w:lang w:val="en-IN"/>
        </w:rPr>
      </w:pPr>
      <w:r w:rsidRPr="0067483B">
        <w:rPr>
          <w:rFonts w:ascii="Arial" w:hAnsi="Arial" w:cs="Arial"/>
          <w:b/>
          <w:bCs/>
          <w:lang w:val="en-IN"/>
        </w:rPr>
        <w:t>11.1.1 Batch for generation of daily tool issuance summary</w:t>
      </w:r>
    </w:p>
    <w:p w14:paraId="45A0FEC1" w14:textId="77777777" w:rsidR="005E1243" w:rsidRPr="0067483B" w:rsidRDefault="005E1243" w:rsidP="005E1243">
      <w:pPr>
        <w:jc w:val="both"/>
        <w:rPr>
          <w:rFonts w:ascii="Arial" w:hAnsi="Arial" w:cs="Arial"/>
          <w:b/>
          <w:lang w:val="en-IN"/>
        </w:rPr>
      </w:pPr>
      <w:r w:rsidRPr="0067483B">
        <w:rPr>
          <w:rFonts w:ascii="Arial" w:hAnsi="Arial" w:cs="Arial"/>
          <w:b/>
          <w:lang w:val="en-IN"/>
        </w:rPr>
        <w:t xml:space="preserve">At the end of each working day, a summary batch generates a </w:t>
      </w:r>
      <w:r w:rsidRPr="0067483B">
        <w:rPr>
          <w:rFonts w:ascii="Arial" w:hAnsi="Arial" w:cs="Arial"/>
          <w:b/>
          <w:bCs/>
          <w:lang w:val="en-IN"/>
        </w:rPr>
        <w:t>daily issuance report</w:t>
      </w:r>
      <w:r w:rsidRPr="0067483B">
        <w:rPr>
          <w:rFonts w:ascii="Arial" w:hAnsi="Arial" w:cs="Arial"/>
          <w:b/>
          <w:lang w:val="en-IN"/>
        </w:rPr>
        <w:t xml:space="preserve"> based on unique combinations of:</w:t>
      </w:r>
    </w:p>
    <w:p w14:paraId="4C5A1A7D" w14:textId="77777777" w:rsidR="005E1243" w:rsidRPr="005E1243" w:rsidRDefault="005E1243" w:rsidP="005E1243">
      <w:pPr>
        <w:pStyle w:val="ListParagraph"/>
        <w:numPr>
          <w:ilvl w:val="0"/>
          <w:numId w:val="116"/>
        </w:numPr>
        <w:jc w:val="both"/>
        <w:rPr>
          <w:rFonts w:ascii="Arial" w:hAnsi="Arial" w:cs="Arial"/>
          <w:b/>
          <w:lang w:val="en-IN"/>
        </w:rPr>
      </w:pPr>
      <w:r w:rsidRPr="005E1243">
        <w:rPr>
          <w:rFonts w:ascii="Arial" w:hAnsi="Arial" w:cs="Arial"/>
          <w:b/>
          <w:lang w:val="en-IN"/>
        </w:rPr>
        <w:t>Tool issued</w:t>
      </w:r>
    </w:p>
    <w:p w14:paraId="37B70839" w14:textId="77777777" w:rsidR="005E1243" w:rsidRPr="005E1243" w:rsidRDefault="005E1243" w:rsidP="005E1243">
      <w:pPr>
        <w:pStyle w:val="ListParagraph"/>
        <w:numPr>
          <w:ilvl w:val="0"/>
          <w:numId w:val="116"/>
        </w:numPr>
        <w:jc w:val="both"/>
        <w:rPr>
          <w:rFonts w:ascii="Arial" w:hAnsi="Arial" w:cs="Arial"/>
          <w:b/>
          <w:lang w:val="en-IN"/>
        </w:rPr>
      </w:pPr>
      <w:r w:rsidRPr="005E1243">
        <w:rPr>
          <w:rFonts w:ascii="Arial" w:hAnsi="Arial" w:cs="Arial"/>
          <w:b/>
          <w:lang w:val="en-IN"/>
        </w:rPr>
        <w:t>Issued to (user or department)</w:t>
      </w:r>
    </w:p>
    <w:p w14:paraId="03C3523F" w14:textId="77777777" w:rsidR="005E1243" w:rsidRPr="005E1243" w:rsidRDefault="005E1243" w:rsidP="005E1243">
      <w:pPr>
        <w:pStyle w:val="ListParagraph"/>
        <w:numPr>
          <w:ilvl w:val="0"/>
          <w:numId w:val="116"/>
        </w:numPr>
        <w:jc w:val="both"/>
        <w:rPr>
          <w:rFonts w:ascii="Arial" w:hAnsi="Arial" w:cs="Arial"/>
          <w:b/>
          <w:lang w:val="en-IN"/>
        </w:rPr>
      </w:pPr>
      <w:r w:rsidRPr="005E1243">
        <w:rPr>
          <w:rFonts w:ascii="Arial" w:hAnsi="Arial" w:cs="Arial"/>
          <w:b/>
          <w:lang w:val="en-IN"/>
        </w:rPr>
        <w:t>Quantity issued</w:t>
      </w:r>
    </w:p>
    <w:p w14:paraId="7736DEB3" w14:textId="77777777" w:rsidR="005E1243" w:rsidRPr="005E1243" w:rsidRDefault="005E1243" w:rsidP="005E1243">
      <w:pPr>
        <w:pStyle w:val="ListParagraph"/>
        <w:numPr>
          <w:ilvl w:val="0"/>
          <w:numId w:val="116"/>
        </w:numPr>
        <w:jc w:val="both"/>
        <w:rPr>
          <w:rFonts w:ascii="Arial" w:hAnsi="Arial" w:cs="Arial"/>
          <w:b/>
          <w:lang w:val="en-IN"/>
        </w:rPr>
      </w:pPr>
      <w:r w:rsidRPr="005E1243">
        <w:rPr>
          <w:rFonts w:ascii="Arial" w:hAnsi="Arial" w:cs="Arial"/>
          <w:b/>
          <w:lang w:val="en-IN"/>
        </w:rPr>
        <w:t>Date of issuance</w:t>
      </w:r>
    </w:p>
    <w:p w14:paraId="0F0A727D" w14:textId="77777777" w:rsidR="005E1243" w:rsidRPr="005E1243" w:rsidRDefault="005E1243" w:rsidP="005E1243">
      <w:pPr>
        <w:pStyle w:val="ListParagraph"/>
        <w:numPr>
          <w:ilvl w:val="0"/>
          <w:numId w:val="116"/>
        </w:numPr>
        <w:jc w:val="both"/>
        <w:rPr>
          <w:rFonts w:ascii="Arial" w:hAnsi="Arial" w:cs="Arial"/>
          <w:b/>
          <w:lang w:val="en-IN"/>
        </w:rPr>
      </w:pPr>
      <w:r w:rsidRPr="005E1243">
        <w:rPr>
          <w:rFonts w:ascii="Arial" w:hAnsi="Arial" w:cs="Arial"/>
          <w:b/>
          <w:lang w:val="en-IN"/>
        </w:rPr>
        <w:t>Issued by (</w:t>
      </w:r>
      <w:proofErr w:type="spellStart"/>
      <w:r w:rsidRPr="005E1243">
        <w:rPr>
          <w:rFonts w:ascii="Arial" w:hAnsi="Arial" w:cs="Arial"/>
          <w:b/>
          <w:lang w:val="en-IN"/>
        </w:rPr>
        <w:t>Toolskeeper</w:t>
      </w:r>
      <w:proofErr w:type="spellEnd"/>
      <w:r w:rsidRPr="005E1243">
        <w:rPr>
          <w:rFonts w:ascii="Arial" w:hAnsi="Arial" w:cs="Arial"/>
          <w:b/>
          <w:lang w:val="en-IN"/>
        </w:rPr>
        <w:t>)</w:t>
      </w:r>
    </w:p>
    <w:p w14:paraId="1ED6E9D2" w14:textId="77777777" w:rsidR="005E1243" w:rsidRPr="0067483B" w:rsidRDefault="005E1243" w:rsidP="005E1243">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Executed by:</w:t>
      </w:r>
      <w:r w:rsidRPr="0067483B">
        <w:rPr>
          <w:rFonts w:ascii="Arial" w:hAnsi="Arial" w:cs="Arial"/>
          <w:b/>
          <w:lang w:val="en-IN"/>
        </w:rPr>
        <w:t xml:space="preserve"> </w:t>
      </w:r>
      <w:proofErr w:type="spellStart"/>
      <w:r w:rsidRPr="0067483B">
        <w:rPr>
          <w:rFonts w:ascii="Arial" w:hAnsi="Arial" w:cs="Arial"/>
          <w:b/>
          <w:lang w:val="en-IN"/>
        </w:rPr>
        <w:t>Toolskeeper</w:t>
      </w:r>
      <w:proofErr w:type="spellEnd"/>
      <w:r w:rsidRPr="0067483B">
        <w:rPr>
          <w:rFonts w:ascii="Arial" w:hAnsi="Arial" w:cs="Arial"/>
          <w:b/>
          <w:lang w:val="en-IN"/>
        </w:rPr>
        <w:t xml:space="preserve"> or Admin from the Daily Report page.</w:t>
      </w:r>
    </w:p>
    <w:p w14:paraId="35D4F0E9" w14:textId="6C230B7A" w:rsidR="005E1243" w:rsidRPr="0067483B" w:rsidRDefault="005E1243" w:rsidP="005E1243">
      <w:pPr>
        <w:jc w:val="both"/>
        <w:rPr>
          <w:rFonts w:ascii="Arial" w:hAnsi="Arial" w:cs="Arial"/>
          <w:b/>
          <w:lang w:val="en-IN"/>
        </w:rPr>
      </w:pPr>
      <w:r w:rsidRPr="0067483B">
        <w:rPr>
          <w:rFonts w:ascii="Segoe UI Emoji" w:hAnsi="Segoe UI Emoji" w:cs="Segoe UI Emoji"/>
          <w:b/>
          <w:lang w:val="en-IN"/>
        </w:rPr>
        <w:lastRenderedPageBreak/>
        <w:t>🔧</w:t>
      </w:r>
      <w:r w:rsidRPr="0067483B">
        <w:rPr>
          <w:rFonts w:ascii="Arial" w:hAnsi="Arial" w:cs="Arial"/>
          <w:b/>
          <w:bCs/>
          <w:lang w:val="en-IN"/>
        </w:rPr>
        <w:t>Functionality:</w:t>
      </w:r>
      <w:r w:rsidRPr="0067483B">
        <w:rPr>
          <w:rFonts w:ascii="Arial" w:hAnsi="Arial" w:cs="Arial"/>
          <w:b/>
          <w:lang w:val="en-IN"/>
        </w:rPr>
        <w:br/>
        <w:t xml:space="preserve">Fetches and aggregates issued tool records from the database (Appointed collection) and stores the summary data in a </w:t>
      </w:r>
      <w:proofErr w:type="spellStart"/>
      <w:r w:rsidRPr="0067483B">
        <w:rPr>
          <w:rFonts w:ascii="Arial" w:hAnsi="Arial" w:cs="Arial"/>
          <w:b/>
          <w:lang w:val="en-IN"/>
        </w:rPr>
        <w:t>DailyIssuanceSummary</w:t>
      </w:r>
      <w:proofErr w:type="spellEnd"/>
      <w:r w:rsidRPr="0067483B">
        <w:rPr>
          <w:rFonts w:ascii="Arial" w:hAnsi="Arial" w:cs="Arial"/>
          <w:b/>
          <w:lang w:val="en-IN"/>
        </w:rPr>
        <w:t xml:space="preserve"> collection for report viewing and audit.</w:t>
      </w:r>
    </w:p>
    <w:p w14:paraId="452AE965" w14:textId="77777777" w:rsidR="005E1243" w:rsidRPr="0067483B" w:rsidRDefault="00000000" w:rsidP="005E1243">
      <w:pPr>
        <w:jc w:val="both"/>
        <w:rPr>
          <w:rFonts w:ascii="Arial" w:hAnsi="Arial" w:cs="Arial"/>
          <w:b/>
          <w:lang w:val="en-IN"/>
        </w:rPr>
      </w:pPr>
      <w:r>
        <w:rPr>
          <w:lang w:val="en-IN"/>
        </w:rPr>
        <w:pict w14:anchorId="7388B5CB">
          <v:rect id="_x0000_i1041" style="width:0;height:1.5pt" o:hralign="center" o:hrstd="t" o:hr="t" fillcolor="#a0a0a0" stroked="f"/>
        </w:pict>
      </w:r>
    </w:p>
    <w:p w14:paraId="1A489DDD" w14:textId="77777777" w:rsidR="005E1243" w:rsidRPr="0067483B" w:rsidRDefault="005E1243" w:rsidP="005E1243">
      <w:pPr>
        <w:jc w:val="both"/>
        <w:rPr>
          <w:rFonts w:ascii="Arial" w:hAnsi="Arial" w:cs="Arial"/>
          <w:b/>
          <w:bCs/>
          <w:lang w:val="en-IN"/>
        </w:rPr>
      </w:pPr>
      <w:r w:rsidRPr="0067483B">
        <w:rPr>
          <w:rFonts w:ascii="Arial" w:hAnsi="Arial" w:cs="Arial"/>
          <w:b/>
          <w:bCs/>
          <w:lang w:val="en-IN"/>
        </w:rPr>
        <w:t>11.1.2 Batch for generation of tool return data</w:t>
      </w:r>
    </w:p>
    <w:p w14:paraId="6EDCD66A" w14:textId="77777777" w:rsidR="005E1243" w:rsidRPr="0067483B" w:rsidRDefault="005E1243" w:rsidP="005E1243">
      <w:pPr>
        <w:jc w:val="both"/>
        <w:rPr>
          <w:rFonts w:ascii="Arial" w:hAnsi="Arial" w:cs="Arial"/>
          <w:b/>
          <w:lang w:val="en-IN"/>
        </w:rPr>
      </w:pPr>
      <w:r w:rsidRPr="0067483B">
        <w:rPr>
          <w:rFonts w:ascii="Arial" w:hAnsi="Arial" w:cs="Arial"/>
          <w:b/>
          <w:lang w:val="en-IN"/>
        </w:rPr>
        <w:t xml:space="preserve">After issuance summary generation, another batch process runs to generate </w:t>
      </w:r>
      <w:r w:rsidRPr="0067483B">
        <w:rPr>
          <w:rFonts w:ascii="Arial" w:hAnsi="Arial" w:cs="Arial"/>
          <w:b/>
          <w:bCs/>
          <w:lang w:val="en-IN"/>
        </w:rPr>
        <w:t>tool return data</w:t>
      </w:r>
      <w:r w:rsidRPr="0067483B">
        <w:rPr>
          <w:rFonts w:ascii="Arial" w:hAnsi="Arial" w:cs="Arial"/>
          <w:b/>
          <w:lang w:val="en-IN"/>
        </w:rPr>
        <w:t>. For each tool return recorded in the system:</w:t>
      </w:r>
    </w:p>
    <w:p w14:paraId="291A8404" w14:textId="77777777" w:rsidR="005E1243" w:rsidRPr="005E1243" w:rsidRDefault="005E1243" w:rsidP="005E1243">
      <w:pPr>
        <w:pStyle w:val="ListParagraph"/>
        <w:numPr>
          <w:ilvl w:val="0"/>
          <w:numId w:val="117"/>
        </w:numPr>
        <w:jc w:val="both"/>
        <w:rPr>
          <w:rFonts w:ascii="Arial" w:hAnsi="Arial" w:cs="Arial"/>
          <w:b/>
          <w:lang w:val="en-IN"/>
        </w:rPr>
      </w:pPr>
      <w:r w:rsidRPr="005E1243">
        <w:rPr>
          <w:rFonts w:ascii="Arial" w:hAnsi="Arial" w:cs="Arial"/>
          <w:b/>
          <w:lang w:val="en-IN"/>
        </w:rPr>
        <w:t xml:space="preserve">Updates tool availability in the </w:t>
      </w:r>
      <w:proofErr w:type="spellStart"/>
      <w:r w:rsidRPr="005E1243">
        <w:rPr>
          <w:rFonts w:ascii="Arial" w:hAnsi="Arial" w:cs="Arial"/>
          <w:b/>
          <w:lang w:val="en-IN"/>
        </w:rPr>
        <w:t>ToolsMaster</w:t>
      </w:r>
      <w:proofErr w:type="spellEnd"/>
      <w:r w:rsidRPr="005E1243">
        <w:rPr>
          <w:rFonts w:ascii="Arial" w:hAnsi="Arial" w:cs="Arial"/>
          <w:b/>
          <w:lang w:val="en-IN"/>
        </w:rPr>
        <w:t xml:space="preserve"> collection</w:t>
      </w:r>
    </w:p>
    <w:p w14:paraId="79474951" w14:textId="77777777" w:rsidR="005E1243" w:rsidRPr="005E1243" w:rsidRDefault="005E1243" w:rsidP="005E1243">
      <w:pPr>
        <w:pStyle w:val="ListParagraph"/>
        <w:numPr>
          <w:ilvl w:val="0"/>
          <w:numId w:val="117"/>
        </w:numPr>
        <w:jc w:val="both"/>
        <w:rPr>
          <w:rFonts w:ascii="Arial" w:hAnsi="Arial" w:cs="Arial"/>
          <w:b/>
          <w:lang w:val="en-IN"/>
        </w:rPr>
      </w:pPr>
      <w:r w:rsidRPr="005E1243">
        <w:rPr>
          <w:rFonts w:ascii="Arial" w:hAnsi="Arial" w:cs="Arial"/>
          <w:b/>
          <w:lang w:val="en-IN"/>
        </w:rPr>
        <w:t>Logs return date, condition, and returned by user in Returns collection</w:t>
      </w:r>
    </w:p>
    <w:p w14:paraId="3ED4ADA6" w14:textId="77777777" w:rsidR="005E1243" w:rsidRPr="005E1243" w:rsidRDefault="005E1243" w:rsidP="005E1243">
      <w:pPr>
        <w:pStyle w:val="ListParagraph"/>
        <w:numPr>
          <w:ilvl w:val="0"/>
          <w:numId w:val="117"/>
        </w:numPr>
        <w:jc w:val="both"/>
        <w:rPr>
          <w:rFonts w:ascii="Arial" w:hAnsi="Arial" w:cs="Arial"/>
          <w:b/>
          <w:lang w:val="en-IN"/>
        </w:rPr>
      </w:pPr>
      <w:r w:rsidRPr="005E1243">
        <w:rPr>
          <w:rFonts w:ascii="Arial" w:hAnsi="Arial" w:cs="Arial"/>
          <w:b/>
          <w:lang w:val="en-IN"/>
        </w:rPr>
        <w:t>Updates tool status to ‘Available’ in real-time for subsequent issuances</w:t>
      </w:r>
    </w:p>
    <w:p w14:paraId="001691A6" w14:textId="77777777" w:rsidR="005E1243" w:rsidRPr="0067483B" w:rsidRDefault="005E1243" w:rsidP="005E1243">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Executed:</w:t>
      </w:r>
      <w:r w:rsidRPr="0067483B">
        <w:rPr>
          <w:rFonts w:ascii="Arial" w:hAnsi="Arial" w:cs="Arial"/>
          <w:b/>
          <w:lang w:val="en-IN"/>
        </w:rPr>
        <w:t xml:space="preserve"> Automatically upon submission of return forms by users or </w:t>
      </w:r>
      <w:proofErr w:type="spellStart"/>
      <w:r w:rsidRPr="0067483B">
        <w:rPr>
          <w:rFonts w:ascii="Arial" w:hAnsi="Arial" w:cs="Arial"/>
          <w:b/>
          <w:lang w:val="en-IN"/>
        </w:rPr>
        <w:t>Toolskeeper</w:t>
      </w:r>
      <w:proofErr w:type="spellEnd"/>
      <w:r w:rsidRPr="0067483B">
        <w:rPr>
          <w:rFonts w:ascii="Arial" w:hAnsi="Arial" w:cs="Arial"/>
          <w:b/>
          <w:lang w:val="en-IN"/>
        </w:rPr>
        <w:t xml:space="preserve"> approval.</w:t>
      </w:r>
    </w:p>
    <w:p w14:paraId="7CDE46B2" w14:textId="77777777" w:rsidR="005E1243" w:rsidRPr="0067483B" w:rsidRDefault="00000000" w:rsidP="005E1243">
      <w:pPr>
        <w:jc w:val="both"/>
        <w:rPr>
          <w:rFonts w:ascii="Arial" w:hAnsi="Arial" w:cs="Arial"/>
          <w:b/>
          <w:lang w:val="en-IN"/>
        </w:rPr>
      </w:pPr>
      <w:r>
        <w:rPr>
          <w:lang w:val="en-IN"/>
        </w:rPr>
        <w:pict w14:anchorId="5EB31D5D">
          <v:rect id="_x0000_i1042" style="width:0;height:1.5pt" o:hralign="center" o:hrstd="t" o:hr="t" fillcolor="#a0a0a0" stroked="f"/>
        </w:pict>
      </w:r>
    </w:p>
    <w:p w14:paraId="764B201C" w14:textId="77777777" w:rsidR="005E1243" w:rsidRPr="0067483B" w:rsidRDefault="005E1243" w:rsidP="005E1243">
      <w:pPr>
        <w:jc w:val="both"/>
        <w:rPr>
          <w:rFonts w:ascii="Arial" w:hAnsi="Arial" w:cs="Arial"/>
          <w:b/>
          <w:bCs/>
          <w:lang w:val="en-IN"/>
        </w:rPr>
      </w:pPr>
      <w:r w:rsidRPr="0067483B">
        <w:rPr>
          <w:rFonts w:ascii="Arial" w:hAnsi="Arial" w:cs="Arial"/>
          <w:b/>
          <w:bCs/>
          <w:lang w:val="en-IN"/>
        </w:rPr>
        <w:t>11.1.3 Batch for overdue tools alert generation</w:t>
      </w:r>
    </w:p>
    <w:p w14:paraId="3B1BCCFB" w14:textId="77777777" w:rsidR="005E1243" w:rsidRPr="0067483B" w:rsidRDefault="005E1243" w:rsidP="005E1243">
      <w:pPr>
        <w:jc w:val="both"/>
        <w:rPr>
          <w:rFonts w:ascii="Arial" w:hAnsi="Arial" w:cs="Arial"/>
          <w:b/>
          <w:lang w:val="en-IN"/>
        </w:rPr>
      </w:pPr>
      <w:r w:rsidRPr="0067483B">
        <w:rPr>
          <w:rFonts w:ascii="Arial" w:hAnsi="Arial" w:cs="Arial"/>
          <w:b/>
          <w:lang w:val="en-IN"/>
        </w:rPr>
        <w:t xml:space="preserve">At scheduled intervals (daily or hourly </w:t>
      </w:r>
      <w:proofErr w:type="spellStart"/>
      <w:r w:rsidRPr="0067483B">
        <w:rPr>
          <w:rFonts w:ascii="Arial" w:hAnsi="Arial" w:cs="Arial"/>
          <w:b/>
          <w:lang w:val="en-IN"/>
        </w:rPr>
        <w:t>cron</w:t>
      </w:r>
      <w:proofErr w:type="spellEnd"/>
      <w:r w:rsidRPr="0067483B">
        <w:rPr>
          <w:rFonts w:ascii="Arial" w:hAnsi="Arial" w:cs="Arial"/>
          <w:b/>
          <w:lang w:val="en-IN"/>
        </w:rPr>
        <w:t xml:space="preserve"> job), the system runs a batch process to:</w:t>
      </w:r>
    </w:p>
    <w:p w14:paraId="349387EF" w14:textId="77777777" w:rsidR="005E1243" w:rsidRPr="005E1243" w:rsidRDefault="005E1243" w:rsidP="005E1243">
      <w:pPr>
        <w:pStyle w:val="ListParagraph"/>
        <w:numPr>
          <w:ilvl w:val="0"/>
          <w:numId w:val="118"/>
        </w:numPr>
        <w:jc w:val="both"/>
        <w:rPr>
          <w:rFonts w:ascii="Arial" w:hAnsi="Arial" w:cs="Arial"/>
          <w:b/>
          <w:lang w:val="en-IN"/>
        </w:rPr>
      </w:pPr>
      <w:r w:rsidRPr="005E1243">
        <w:rPr>
          <w:rFonts w:ascii="Arial" w:hAnsi="Arial" w:cs="Arial"/>
          <w:b/>
          <w:lang w:val="en-IN"/>
        </w:rPr>
        <w:t xml:space="preserve">Identify tools whose </w:t>
      </w:r>
      <w:r w:rsidRPr="005E1243">
        <w:rPr>
          <w:rFonts w:ascii="Arial" w:hAnsi="Arial" w:cs="Arial"/>
          <w:b/>
          <w:bCs/>
          <w:lang w:val="en-IN"/>
        </w:rPr>
        <w:t>return due date has passed</w:t>
      </w:r>
      <w:r w:rsidRPr="005E1243">
        <w:rPr>
          <w:rFonts w:ascii="Arial" w:hAnsi="Arial" w:cs="Arial"/>
          <w:b/>
          <w:lang w:val="en-IN"/>
        </w:rPr>
        <w:t xml:space="preserve"> and are not marked as returned</w:t>
      </w:r>
    </w:p>
    <w:p w14:paraId="1AD2B1FF" w14:textId="77777777" w:rsidR="005E1243" w:rsidRPr="005E1243" w:rsidRDefault="005E1243" w:rsidP="005E1243">
      <w:pPr>
        <w:pStyle w:val="ListParagraph"/>
        <w:numPr>
          <w:ilvl w:val="0"/>
          <w:numId w:val="118"/>
        </w:numPr>
        <w:jc w:val="both"/>
        <w:rPr>
          <w:rFonts w:ascii="Arial" w:hAnsi="Arial" w:cs="Arial"/>
          <w:b/>
          <w:lang w:val="en-IN"/>
        </w:rPr>
      </w:pPr>
      <w:r w:rsidRPr="005E1243">
        <w:rPr>
          <w:rFonts w:ascii="Arial" w:hAnsi="Arial" w:cs="Arial"/>
          <w:b/>
          <w:lang w:val="en-IN"/>
        </w:rPr>
        <w:t xml:space="preserve">Generate an </w:t>
      </w:r>
      <w:r w:rsidRPr="005E1243">
        <w:rPr>
          <w:rFonts w:ascii="Arial" w:hAnsi="Arial" w:cs="Arial"/>
          <w:b/>
          <w:bCs/>
          <w:lang w:val="en-IN"/>
        </w:rPr>
        <w:t>overdue alert record</w:t>
      </w:r>
      <w:r w:rsidRPr="005E1243">
        <w:rPr>
          <w:rFonts w:ascii="Arial" w:hAnsi="Arial" w:cs="Arial"/>
          <w:b/>
          <w:lang w:val="en-IN"/>
        </w:rPr>
        <w:t xml:space="preserve"> in Alerts collection</w:t>
      </w:r>
    </w:p>
    <w:p w14:paraId="200332C5" w14:textId="77777777" w:rsidR="005E1243" w:rsidRPr="005E1243" w:rsidRDefault="005E1243" w:rsidP="005E1243">
      <w:pPr>
        <w:pStyle w:val="ListParagraph"/>
        <w:numPr>
          <w:ilvl w:val="0"/>
          <w:numId w:val="118"/>
        </w:numPr>
        <w:jc w:val="both"/>
        <w:rPr>
          <w:rFonts w:ascii="Arial" w:hAnsi="Arial" w:cs="Arial"/>
          <w:b/>
          <w:lang w:val="en-IN"/>
        </w:rPr>
      </w:pPr>
      <w:r w:rsidRPr="005E1243">
        <w:rPr>
          <w:rFonts w:ascii="Arial" w:hAnsi="Arial" w:cs="Arial"/>
          <w:b/>
          <w:lang w:val="en-IN"/>
        </w:rPr>
        <w:t xml:space="preserve">Send notifications via email or dashboard alerts to </w:t>
      </w:r>
      <w:proofErr w:type="spellStart"/>
      <w:r w:rsidRPr="005E1243">
        <w:rPr>
          <w:rFonts w:ascii="Arial" w:hAnsi="Arial" w:cs="Arial"/>
          <w:b/>
          <w:lang w:val="en-IN"/>
        </w:rPr>
        <w:t>Toolskeeper</w:t>
      </w:r>
      <w:proofErr w:type="spellEnd"/>
      <w:r w:rsidRPr="005E1243">
        <w:rPr>
          <w:rFonts w:ascii="Arial" w:hAnsi="Arial" w:cs="Arial"/>
          <w:b/>
          <w:lang w:val="en-IN"/>
        </w:rPr>
        <w:t xml:space="preserve"> and Admin for follow-up</w:t>
      </w:r>
    </w:p>
    <w:p w14:paraId="35BF6CB5" w14:textId="77777777" w:rsidR="005E1243" w:rsidRPr="0067483B" w:rsidRDefault="005E1243" w:rsidP="005E1243">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Executed:</w:t>
      </w:r>
      <w:r w:rsidRPr="0067483B">
        <w:rPr>
          <w:rFonts w:ascii="Arial" w:hAnsi="Arial" w:cs="Arial"/>
          <w:b/>
          <w:lang w:val="en-IN"/>
        </w:rPr>
        <w:t xml:space="preserve"> Automatically by backend </w:t>
      </w:r>
      <w:proofErr w:type="spellStart"/>
      <w:r w:rsidRPr="0067483B">
        <w:rPr>
          <w:rFonts w:ascii="Arial" w:hAnsi="Arial" w:cs="Arial"/>
          <w:b/>
          <w:lang w:val="en-IN"/>
        </w:rPr>
        <w:t>cron</w:t>
      </w:r>
      <w:proofErr w:type="spellEnd"/>
      <w:r w:rsidRPr="0067483B">
        <w:rPr>
          <w:rFonts w:ascii="Arial" w:hAnsi="Arial" w:cs="Arial"/>
          <w:b/>
          <w:lang w:val="en-IN"/>
        </w:rPr>
        <w:t xml:space="preserve"> scheduler using node-</w:t>
      </w:r>
      <w:proofErr w:type="spellStart"/>
      <w:r w:rsidRPr="0067483B">
        <w:rPr>
          <w:rFonts w:ascii="Arial" w:hAnsi="Arial" w:cs="Arial"/>
          <w:b/>
          <w:lang w:val="en-IN"/>
        </w:rPr>
        <w:t>cron</w:t>
      </w:r>
      <w:proofErr w:type="spellEnd"/>
      <w:r w:rsidRPr="0067483B">
        <w:rPr>
          <w:rFonts w:ascii="Arial" w:hAnsi="Arial" w:cs="Arial"/>
          <w:b/>
          <w:lang w:val="en-IN"/>
        </w:rPr>
        <w:t xml:space="preserve"> or similar package.</w:t>
      </w:r>
    </w:p>
    <w:p w14:paraId="0BBA3DFD" w14:textId="77777777" w:rsidR="005E1243" w:rsidRPr="0067483B" w:rsidRDefault="00000000" w:rsidP="005E1243">
      <w:pPr>
        <w:jc w:val="both"/>
        <w:rPr>
          <w:rFonts w:ascii="Arial" w:hAnsi="Arial" w:cs="Arial"/>
          <w:b/>
          <w:lang w:val="en-IN"/>
        </w:rPr>
      </w:pPr>
      <w:r>
        <w:rPr>
          <w:lang w:val="en-IN"/>
        </w:rPr>
        <w:pict w14:anchorId="187A52ED">
          <v:rect id="_x0000_i1043" style="width:0;height:1.5pt" o:hralign="center" o:hrstd="t" o:hr="t" fillcolor="#a0a0a0" stroked="f"/>
        </w:pict>
      </w:r>
    </w:p>
    <w:p w14:paraId="02E8CB69" w14:textId="77777777" w:rsidR="005E1243" w:rsidRPr="0067483B" w:rsidRDefault="005E1243" w:rsidP="005E1243">
      <w:pPr>
        <w:jc w:val="both"/>
        <w:rPr>
          <w:rFonts w:ascii="Arial" w:hAnsi="Arial" w:cs="Arial"/>
          <w:b/>
          <w:bCs/>
          <w:lang w:val="en-IN"/>
        </w:rPr>
      </w:pPr>
      <w:r w:rsidRPr="0067483B">
        <w:rPr>
          <w:rFonts w:ascii="Arial" w:hAnsi="Arial" w:cs="Arial"/>
          <w:b/>
          <w:bCs/>
          <w:lang w:val="en-IN"/>
        </w:rPr>
        <w:t>11.1.4 Batch for month-end tools utilization report</w:t>
      </w:r>
    </w:p>
    <w:p w14:paraId="37D02CF9" w14:textId="77777777" w:rsidR="005E1243" w:rsidRPr="0067483B" w:rsidRDefault="005E1243" w:rsidP="005E1243">
      <w:pPr>
        <w:jc w:val="both"/>
        <w:rPr>
          <w:rFonts w:ascii="Arial" w:hAnsi="Arial" w:cs="Arial"/>
          <w:b/>
          <w:lang w:val="en-IN"/>
        </w:rPr>
      </w:pPr>
      <w:r w:rsidRPr="0067483B">
        <w:rPr>
          <w:rFonts w:ascii="Arial" w:hAnsi="Arial" w:cs="Arial"/>
          <w:b/>
          <w:lang w:val="en-IN"/>
        </w:rPr>
        <w:t xml:space="preserve">At the end of each month, a batch generates </w:t>
      </w:r>
      <w:r w:rsidRPr="0067483B">
        <w:rPr>
          <w:rFonts w:ascii="Arial" w:hAnsi="Arial" w:cs="Arial"/>
          <w:b/>
          <w:bCs/>
          <w:lang w:val="en-IN"/>
        </w:rPr>
        <w:t>MTD (Month-To-Date) and YTD (Year-To-Date) tools utilization reports</w:t>
      </w:r>
      <w:r w:rsidRPr="0067483B">
        <w:rPr>
          <w:rFonts w:ascii="Arial" w:hAnsi="Arial" w:cs="Arial"/>
          <w:b/>
          <w:lang w:val="en-IN"/>
        </w:rPr>
        <w:t>:</w:t>
      </w:r>
    </w:p>
    <w:p w14:paraId="485A1E48" w14:textId="77777777" w:rsidR="005E1243" w:rsidRPr="005E1243" w:rsidRDefault="005E1243" w:rsidP="005E1243">
      <w:pPr>
        <w:pStyle w:val="ListParagraph"/>
        <w:numPr>
          <w:ilvl w:val="0"/>
          <w:numId w:val="119"/>
        </w:numPr>
        <w:jc w:val="both"/>
        <w:rPr>
          <w:rFonts w:ascii="Arial" w:hAnsi="Arial" w:cs="Arial"/>
          <w:b/>
          <w:lang w:val="en-IN"/>
        </w:rPr>
      </w:pPr>
      <w:r w:rsidRPr="005E1243">
        <w:rPr>
          <w:rFonts w:ascii="Arial" w:hAnsi="Arial" w:cs="Arial"/>
          <w:b/>
          <w:lang w:val="en-IN"/>
        </w:rPr>
        <w:t>Calculates total quantity of each tool issued and returned</w:t>
      </w:r>
    </w:p>
    <w:p w14:paraId="4448881F" w14:textId="77777777" w:rsidR="005E1243" w:rsidRPr="005E1243" w:rsidRDefault="005E1243" w:rsidP="005E1243">
      <w:pPr>
        <w:pStyle w:val="ListParagraph"/>
        <w:numPr>
          <w:ilvl w:val="0"/>
          <w:numId w:val="119"/>
        </w:numPr>
        <w:jc w:val="both"/>
        <w:rPr>
          <w:rFonts w:ascii="Arial" w:hAnsi="Arial" w:cs="Arial"/>
          <w:b/>
          <w:lang w:val="en-IN"/>
        </w:rPr>
      </w:pPr>
      <w:r w:rsidRPr="005E1243">
        <w:rPr>
          <w:rFonts w:ascii="Arial" w:hAnsi="Arial" w:cs="Arial"/>
          <w:b/>
          <w:lang w:val="en-IN"/>
        </w:rPr>
        <w:t>Calculates average duration of tool usage per tool and per department</w:t>
      </w:r>
    </w:p>
    <w:p w14:paraId="2D9AF08B" w14:textId="77777777" w:rsidR="005E1243" w:rsidRPr="005E1243" w:rsidRDefault="005E1243" w:rsidP="005E1243">
      <w:pPr>
        <w:pStyle w:val="ListParagraph"/>
        <w:numPr>
          <w:ilvl w:val="0"/>
          <w:numId w:val="119"/>
        </w:numPr>
        <w:jc w:val="both"/>
        <w:rPr>
          <w:rFonts w:ascii="Arial" w:hAnsi="Arial" w:cs="Arial"/>
          <w:b/>
          <w:lang w:val="en-IN"/>
        </w:rPr>
      </w:pPr>
      <w:r w:rsidRPr="005E1243">
        <w:rPr>
          <w:rFonts w:ascii="Arial" w:hAnsi="Arial" w:cs="Arial"/>
          <w:b/>
          <w:lang w:val="en-IN"/>
        </w:rPr>
        <w:t xml:space="preserve">Displays these figures in the </w:t>
      </w:r>
      <w:r w:rsidRPr="005E1243">
        <w:rPr>
          <w:rFonts w:ascii="Arial" w:hAnsi="Arial" w:cs="Arial"/>
          <w:b/>
          <w:bCs/>
          <w:lang w:val="en-IN"/>
        </w:rPr>
        <w:t>Reports page</w:t>
      </w:r>
      <w:r w:rsidRPr="005E1243">
        <w:rPr>
          <w:rFonts w:ascii="Arial" w:hAnsi="Arial" w:cs="Arial"/>
          <w:b/>
          <w:lang w:val="en-IN"/>
        </w:rPr>
        <w:t xml:space="preserve"> for Admin analysis and operational planning</w:t>
      </w:r>
    </w:p>
    <w:p w14:paraId="2C0AD1D3" w14:textId="77777777" w:rsidR="005E1243" w:rsidRPr="0067483B" w:rsidRDefault="005E1243" w:rsidP="005E1243">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Executed by:</w:t>
      </w:r>
      <w:r w:rsidRPr="0067483B">
        <w:rPr>
          <w:rFonts w:ascii="Arial" w:hAnsi="Arial" w:cs="Arial"/>
          <w:b/>
          <w:lang w:val="en-IN"/>
        </w:rPr>
        <w:t xml:space="preserve"> Admin via the Reports module, or auto-triggered on last day of each month.</w:t>
      </w:r>
    </w:p>
    <w:p w14:paraId="36205083" w14:textId="77777777" w:rsidR="005E1243" w:rsidRPr="0067483B" w:rsidRDefault="00000000" w:rsidP="005E1243">
      <w:pPr>
        <w:jc w:val="both"/>
        <w:rPr>
          <w:rFonts w:ascii="Arial" w:hAnsi="Arial" w:cs="Arial"/>
          <w:b/>
          <w:lang w:val="en-IN"/>
        </w:rPr>
      </w:pPr>
      <w:r>
        <w:rPr>
          <w:lang w:val="en-IN"/>
        </w:rPr>
        <w:pict w14:anchorId="27CC1548">
          <v:rect id="_x0000_i1044" style="width:0;height:1.5pt" o:hralign="center" o:hrstd="t" o:hr="t" fillcolor="#a0a0a0" stroked="f"/>
        </w:pict>
      </w:r>
    </w:p>
    <w:p w14:paraId="10BD88A9" w14:textId="77777777" w:rsidR="005E1243" w:rsidRPr="0067483B" w:rsidRDefault="005E1243" w:rsidP="005E1243">
      <w:pPr>
        <w:jc w:val="both"/>
        <w:rPr>
          <w:rFonts w:ascii="Arial" w:hAnsi="Arial" w:cs="Arial"/>
          <w:b/>
          <w:bCs/>
          <w:lang w:val="en-IN"/>
        </w:rPr>
      </w:pPr>
      <w:r w:rsidRPr="0067483B">
        <w:rPr>
          <w:rFonts w:ascii="Arial" w:hAnsi="Arial" w:cs="Arial"/>
          <w:b/>
          <w:bCs/>
          <w:lang w:val="en-IN"/>
        </w:rPr>
        <w:t>11.1.5 Batch for missing tools identification</w:t>
      </w:r>
    </w:p>
    <w:p w14:paraId="5230716B" w14:textId="77777777" w:rsidR="005E1243" w:rsidRPr="0067483B" w:rsidRDefault="005E1243" w:rsidP="005E1243">
      <w:pPr>
        <w:jc w:val="both"/>
        <w:rPr>
          <w:rFonts w:ascii="Arial" w:hAnsi="Arial" w:cs="Arial"/>
          <w:b/>
          <w:lang w:val="en-IN"/>
        </w:rPr>
      </w:pPr>
      <w:r w:rsidRPr="0067483B">
        <w:rPr>
          <w:rFonts w:ascii="Arial" w:hAnsi="Arial" w:cs="Arial"/>
          <w:b/>
          <w:lang w:val="en-IN"/>
        </w:rPr>
        <w:t xml:space="preserve">A dedicated batch process runs to identify </w:t>
      </w:r>
      <w:r w:rsidRPr="0067483B">
        <w:rPr>
          <w:rFonts w:ascii="Arial" w:hAnsi="Arial" w:cs="Arial"/>
          <w:b/>
          <w:bCs/>
          <w:lang w:val="en-IN"/>
        </w:rPr>
        <w:t>missing tools</w:t>
      </w:r>
      <w:r w:rsidRPr="0067483B">
        <w:rPr>
          <w:rFonts w:ascii="Arial" w:hAnsi="Arial" w:cs="Arial"/>
          <w:b/>
          <w:lang w:val="en-IN"/>
        </w:rPr>
        <w:t>:</w:t>
      </w:r>
    </w:p>
    <w:p w14:paraId="277BEE4A" w14:textId="77777777" w:rsidR="005E1243" w:rsidRPr="005E1243" w:rsidRDefault="005E1243" w:rsidP="005E1243">
      <w:pPr>
        <w:pStyle w:val="ListParagraph"/>
        <w:numPr>
          <w:ilvl w:val="0"/>
          <w:numId w:val="120"/>
        </w:numPr>
        <w:jc w:val="both"/>
        <w:rPr>
          <w:rFonts w:ascii="Arial" w:hAnsi="Arial" w:cs="Arial"/>
          <w:b/>
          <w:lang w:val="en-IN"/>
        </w:rPr>
      </w:pPr>
      <w:r w:rsidRPr="005E1243">
        <w:rPr>
          <w:rFonts w:ascii="Arial" w:hAnsi="Arial" w:cs="Arial"/>
          <w:b/>
          <w:lang w:val="en-IN"/>
        </w:rPr>
        <w:t>Compares tool issued records with return records</w:t>
      </w:r>
    </w:p>
    <w:p w14:paraId="58714D3F" w14:textId="77777777" w:rsidR="005E1243" w:rsidRPr="005E1243" w:rsidRDefault="005E1243" w:rsidP="005E1243">
      <w:pPr>
        <w:pStyle w:val="ListParagraph"/>
        <w:numPr>
          <w:ilvl w:val="0"/>
          <w:numId w:val="120"/>
        </w:numPr>
        <w:jc w:val="both"/>
        <w:rPr>
          <w:rFonts w:ascii="Arial" w:hAnsi="Arial" w:cs="Arial"/>
          <w:b/>
          <w:lang w:val="en-IN"/>
        </w:rPr>
      </w:pPr>
      <w:r w:rsidRPr="005E1243">
        <w:rPr>
          <w:rFonts w:ascii="Arial" w:hAnsi="Arial" w:cs="Arial"/>
          <w:b/>
          <w:lang w:val="en-IN"/>
        </w:rPr>
        <w:t xml:space="preserve">Flags tools not returned within </w:t>
      </w:r>
      <w:r w:rsidRPr="005E1243">
        <w:rPr>
          <w:rFonts w:ascii="Arial" w:hAnsi="Arial" w:cs="Arial"/>
          <w:b/>
          <w:bCs/>
          <w:lang w:val="en-IN"/>
        </w:rPr>
        <w:t>X days (configurable parameter)</w:t>
      </w:r>
      <w:r w:rsidRPr="005E1243">
        <w:rPr>
          <w:rFonts w:ascii="Arial" w:hAnsi="Arial" w:cs="Arial"/>
          <w:b/>
          <w:lang w:val="en-IN"/>
        </w:rPr>
        <w:t xml:space="preserve"> as missing</w:t>
      </w:r>
    </w:p>
    <w:p w14:paraId="0DAD44DA" w14:textId="77777777" w:rsidR="005E1243" w:rsidRPr="005E1243" w:rsidRDefault="005E1243" w:rsidP="005E1243">
      <w:pPr>
        <w:pStyle w:val="ListParagraph"/>
        <w:numPr>
          <w:ilvl w:val="0"/>
          <w:numId w:val="120"/>
        </w:numPr>
        <w:jc w:val="both"/>
        <w:rPr>
          <w:rFonts w:ascii="Arial" w:hAnsi="Arial" w:cs="Arial"/>
          <w:b/>
          <w:lang w:val="en-IN"/>
        </w:rPr>
      </w:pPr>
      <w:r w:rsidRPr="005E1243">
        <w:rPr>
          <w:rFonts w:ascii="Arial" w:hAnsi="Arial" w:cs="Arial"/>
          <w:b/>
          <w:lang w:val="en-IN"/>
        </w:rPr>
        <w:t xml:space="preserve">Updates their status to ‘Missing’ in the </w:t>
      </w:r>
      <w:proofErr w:type="spellStart"/>
      <w:r w:rsidRPr="005E1243">
        <w:rPr>
          <w:rFonts w:ascii="Arial" w:hAnsi="Arial" w:cs="Arial"/>
          <w:b/>
          <w:lang w:val="en-IN"/>
        </w:rPr>
        <w:t>ToolsMaster</w:t>
      </w:r>
      <w:proofErr w:type="spellEnd"/>
      <w:r w:rsidRPr="005E1243">
        <w:rPr>
          <w:rFonts w:ascii="Arial" w:hAnsi="Arial" w:cs="Arial"/>
          <w:b/>
          <w:lang w:val="en-IN"/>
        </w:rPr>
        <w:t xml:space="preserve"> collection</w:t>
      </w:r>
    </w:p>
    <w:p w14:paraId="4B37264D" w14:textId="77777777" w:rsidR="005E1243" w:rsidRPr="005E1243" w:rsidRDefault="005E1243" w:rsidP="005E1243">
      <w:pPr>
        <w:pStyle w:val="ListParagraph"/>
        <w:numPr>
          <w:ilvl w:val="0"/>
          <w:numId w:val="120"/>
        </w:numPr>
        <w:jc w:val="both"/>
        <w:rPr>
          <w:rFonts w:ascii="Arial" w:hAnsi="Arial" w:cs="Arial"/>
          <w:b/>
          <w:lang w:val="en-IN"/>
        </w:rPr>
      </w:pPr>
      <w:r w:rsidRPr="005E1243">
        <w:rPr>
          <w:rFonts w:ascii="Arial" w:hAnsi="Arial" w:cs="Arial"/>
          <w:b/>
          <w:lang w:val="en-IN"/>
        </w:rPr>
        <w:t>Generates a missing tools report for management review</w:t>
      </w:r>
    </w:p>
    <w:p w14:paraId="1DC54046" w14:textId="77777777" w:rsidR="005E1243" w:rsidRPr="005E1243" w:rsidRDefault="005E1243" w:rsidP="005E1243">
      <w:pPr>
        <w:pStyle w:val="ListParagraph"/>
        <w:ind w:left="1224"/>
        <w:jc w:val="both"/>
        <w:rPr>
          <w:rFonts w:ascii="Arial" w:hAnsi="Arial" w:cs="Arial"/>
          <w:b/>
          <w:lang w:val="en-IN"/>
        </w:rPr>
      </w:pPr>
      <w:r w:rsidRPr="005E1243">
        <w:rPr>
          <w:rFonts w:ascii="Segoe UI Emoji" w:hAnsi="Segoe UI Emoji" w:cs="Segoe UI Emoji"/>
          <w:b/>
          <w:lang w:val="en-IN"/>
        </w:rPr>
        <w:t>🔧</w:t>
      </w:r>
      <w:r w:rsidRPr="005E1243">
        <w:rPr>
          <w:rFonts w:ascii="Arial" w:hAnsi="Arial" w:cs="Arial"/>
          <w:b/>
          <w:lang w:val="en-IN"/>
        </w:rPr>
        <w:t xml:space="preserve"> </w:t>
      </w:r>
      <w:r w:rsidRPr="005E1243">
        <w:rPr>
          <w:rFonts w:ascii="Arial" w:hAnsi="Arial" w:cs="Arial"/>
          <w:b/>
          <w:bCs/>
          <w:lang w:val="en-IN"/>
        </w:rPr>
        <w:t>Executed:</w:t>
      </w:r>
      <w:r w:rsidRPr="005E1243">
        <w:rPr>
          <w:rFonts w:ascii="Arial" w:hAnsi="Arial" w:cs="Arial"/>
          <w:b/>
          <w:lang w:val="en-IN"/>
        </w:rPr>
        <w:t xml:space="preserve"> Automatically at daily scheduled time, managed by backend </w:t>
      </w:r>
      <w:proofErr w:type="spellStart"/>
      <w:r w:rsidRPr="005E1243">
        <w:rPr>
          <w:rFonts w:ascii="Arial" w:hAnsi="Arial" w:cs="Arial"/>
          <w:b/>
          <w:lang w:val="en-IN"/>
        </w:rPr>
        <w:t>cron</w:t>
      </w:r>
      <w:proofErr w:type="spellEnd"/>
      <w:r w:rsidRPr="005E1243">
        <w:rPr>
          <w:rFonts w:ascii="Arial" w:hAnsi="Arial" w:cs="Arial"/>
          <w:b/>
          <w:lang w:val="en-IN"/>
        </w:rPr>
        <w:t xml:space="preserve"> jobs.</w:t>
      </w:r>
    </w:p>
    <w:p w14:paraId="73A2E3CC" w14:textId="77777777" w:rsidR="00006EF5" w:rsidRPr="005303CD" w:rsidRDefault="00006EF5" w:rsidP="00006EF5">
      <w:pPr>
        <w:pStyle w:val="ListParagraph"/>
        <w:ind w:left="1224"/>
        <w:jc w:val="both"/>
        <w:rPr>
          <w:rFonts w:ascii="Arial" w:hAnsi="Arial" w:cs="Arial"/>
          <w:b/>
          <w:sz w:val="20"/>
          <w:szCs w:val="20"/>
        </w:rPr>
      </w:pPr>
    </w:p>
    <w:p w14:paraId="58737212" w14:textId="77777777" w:rsidR="00006EF5" w:rsidRPr="008D1DDA" w:rsidRDefault="00006EF5" w:rsidP="008D1DDA">
      <w:pPr>
        <w:pStyle w:val="Heading3"/>
        <w:numPr>
          <w:ilvl w:val="0"/>
          <w:numId w:val="91"/>
        </w:numPr>
        <w:shd w:val="clear" w:color="auto" w:fill="D6E3BC" w:themeFill="accent3" w:themeFillTint="66"/>
        <w:spacing w:after="60"/>
        <w:rPr>
          <w:color w:val="0070C0"/>
          <w:sz w:val="28"/>
          <w:szCs w:val="20"/>
        </w:rPr>
      </w:pPr>
      <w:bookmarkStart w:id="98" w:name="_Toc448135764"/>
      <w:r w:rsidRPr="008D1DDA">
        <w:rPr>
          <w:color w:val="0070C0"/>
          <w:sz w:val="28"/>
          <w:szCs w:val="20"/>
        </w:rPr>
        <w:lastRenderedPageBreak/>
        <w:t>User Interfaces:</w:t>
      </w:r>
      <w:bookmarkEnd w:id="98"/>
    </w:p>
    <w:p w14:paraId="5FEC0224" w14:textId="77777777" w:rsidR="00006EF5" w:rsidRPr="000D4182" w:rsidRDefault="00006EF5" w:rsidP="00006EF5">
      <w:pPr>
        <w:pStyle w:val="ListParagraph"/>
        <w:ind w:left="360"/>
        <w:rPr>
          <w:rFonts w:ascii="Arial" w:hAnsi="Arial" w:cs="Arial"/>
          <w:b/>
          <w:sz w:val="28"/>
          <w:szCs w:val="28"/>
          <w:u w:val="single"/>
        </w:rPr>
      </w:pPr>
    </w:p>
    <w:p w14:paraId="08258DE6"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12.1 Master Creation</w:t>
      </w:r>
    </w:p>
    <w:p w14:paraId="23C176C4"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Several </w:t>
      </w:r>
      <w:r w:rsidRPr="0067483B">
        <w:rPr>
          <w:rFonts w:ascii="Arial" w:hAnsi="Arial" w:cs="Arial"/>
          <w:b/>
          <w:bCs/>
          <w:lang w:val="en-IN"/>
        </w:rPr>
        <w:t>master creation and management screens</w:t>
      </w:r>
      <w:r w:rsidRPr="0067483B">
        <w:rPr>
          <w:rFonts w:ascii="Arial" w:hAnsi="Arial" w:cs="Arial"/>
          <w:b/>
          <w:lang w:val="en-IN"/>
        </w:rPr>
        <w:t xml:space="preserve"> are provided in the Tools Tracker system, mainly used by </w:t>
      </w:r>
      <w:r w:rsidRPr="0067483B">
        <w:rPr>
          <w:rFonts w:ascii="Arial" w:hAnsi="Arial" w:cs="Arial"/>
          <w:b/>
          <w:bCs/>
          <w:lang w:val="en-IN"/>
        </w:rPr>
        <w:t>Admin users</w:t>
      </w:r>
      <w:r w:rsidRPr="0067483B">
        <w:rPr>
          <w:rFonts w:ascii="Arial" w:hAnsi="Arial" w:cs="Arial"/>
          <w:b/>
          <w:lang w:val="en-IN"/>
        </w:rPr>
        <w:t xml:space="preserve"> to set up tools inventory, manage user roles, and maintain data integrity. Below </w:t>
      </w:r>
      <w:proofErr w:type="gramStart"/>
      <w:r w:rsidRPr="0067483B">
        <w:rPr>
          <w:rFonts w:ascii="Arial" w:hAnsi="Arial" w:cs="Arial"/>
          <w:b/>
          <w:lang w:val="en-IN"/>
        </w:rPr>
        <w:t>are</w:t>
      </w:r>
      <w:proofErr w:type="gramEnd"/>
      <w:r w:rsidRPr="0067483B">
        <w:rPr>
          <w:rFonts w:ascii="Arial" w:hAnsi="Arial" w:cs="Arial"/>
          <w:b/>
          <w:lang w:val="en-IN"/>
        </w:rPr>
        <w:t xml:space="preserve"> the core master screens and their functionalities:</w:t>
      </w:r>
    </w:p>
    <w:p w14:paraId="4FF5F83F" w14:textId="77777777" w:rsidR="0067483B" w:rsidRPr="0067483B" w:rsidRDefault="00000000" w:rsidP="0067483B">
      <w:pPr>
        <w:jc w:val="both"/>
        <w:rPr>
          <w:rFonts w:ascii="Arial" w:hAnsi="Arial" w:cs="Arial"/>
          <w:b/>
          <w:lang w:val="en-IN"/>
        </w:rPr>
      </w:pPr>
      <w:r>
        <w:rPr>
          <w:rFonts w:ascii="Arial" w:hAnsi="Arial" w:cs="Arial"/>
          <w:b/>
          <w:lang w:val="en-IN"/>
        </w:rPr>
        <w:pict w14:anchorId="36B4B976">
          <v:rect id="_x0000_i1045" style="width:0;height:1.5pt" o:hralign="center" o:hrstd="t" o:hr="t" fillcolor="#a0a0a0" stroked="f"/>
        </w:pict>
      </w:r>
    </w:p>
    <w:p w14:paraId="2A4167D3"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12.1.1 Tools Master [Screen Id – TT0001]</w:t>
      </w:r>
    </w:p>
    <w:p w14:paraId="2A38C273"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This screen is used to </w:t>
      </w:r>
      <w:r w:rsidRPr="0067483B">
        <w:rPr>
          <w:rFonts w:ascii="Arial" w:hAnsi="Arial" w:cs="Arial"/>
          <w:b/>
          <w:bCs/>
          <w:lang w:val="en-IN"/>
        </w:rPr>
        <w:t>create, edit, or deactivate tools</w:t>
      </w:r>
      <w:r w:rsidRPr="0067483B">
        <w:rPr>
          <w:rFonts w:ascii="Arial" w:hAnsi="Arial" w:cs="Arial"/>
          <w:b/>
          <w:lang w:val="en-IN"/>
        </w:rPr>
        <w:t xml:space="preserve"> available in the system for issuance to users.</w:t>
      </w:r>
    </w:p>
    <w:p w14:paraId="5E88837A"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Mandatory fields:</w:t>
      </w:r>
    </w:p>
    <w:p w14:paraId="3628C706" w14:textId="77777777" w:rsidR="0067483B" w:rsidRPr="0067483B" w:rsidRDefault="0067483B" w:rsidP="0067483B">
      <w:pPr>
        <w:numPr>
          <w:ilvl w:val="0"/>
          <w:numId w:val="121"/>
        </w:numPr>
        <w:jc w:val="both"/>
        <w:rPr>
          <w:rFonts w:ascii="Arial" w:hAnsi="Arial" w:cs="Arial"/>
          <w:b/>
          <w:lang w:val="en-IN"/>
        </w:rPr>
      </w:pPr>
      <w:r w:rsidRPr="0067483B">
        <w:rPr>
          <w:rFonts w:ascii="Arial" w:hAnsi="Arial" w:cs="Arial"/>
          <w:b/>
          <w:bCs/>
          <w:lang w:val="en-IN"/>
        </w:rPr>
        <w:t>Tool ID</w:t>
      </w:r>
      <w:r w:rsidRPr="0067483B">
        <w:rPr>
          <w:rFonts w:ascii="Arial" w:hAnsi="Arial" w:cs="Arial"/>
          <w:b/>
          <w:lang w:val="en-IN"/>
        </w:rPr>
        <w:t xml:space="preserve"> – Unique identifier for each tool. Auto-generated or manually assigned.</w:t>
      </w:r>
    </w:p>
    <w:p w14:paraId="5567F3A4" w14:textId="77777777" w:rsidR="0067483B" w:rsidRPr="0067483B" w:rsidRDefault="0067483B" w:rsidP="0067483B">
      <w:pPr>
        <w:numPr>
          <w:ilvl w:val="0"/>
          <w:numId w:val="121"/>
        </w:numPr>
        <w:jc w:val="both"/>
        <w:rPr>
          <w:rFonts w:ascii="Arial" w:hAnsi="Arial" w:cs="Arial"/>
          <w:b/>
          <w:lang w:val="en-IN"/>
        </w:rPr>
      </w:pPr>
      <w:r w:rsidRPr="0067483B">
        <w:rPr>
          <w:rFonts w:ascii="Arial" w:hAnsi="Arial" w:cs="Arial"/>
          <w:b/>
          <w:bCs/>
          <w:lang w:val="en-IN"/>
        </w:rPr>
        <w:t>Tool Name</w:t>
      </w:r>
      <w:r w:rsidRPr="0067483B">
        <w:rPr>
          <w:rFonts w:ascii="Arial" w:hAnsi="Arial" w:cs="Arial"/>
          <w:b/>
          <w:lang w:val="en-IN"/>
        </w:rPr>
        <w:t xml:space="preserve"> – Descriptive name of the tool (e.g. ‘Spanner Set 14-32mm’).</w:t>
      </w:r>
    </w:p>
    <w:p w14:paraId="0FFAB8D7" w14:textId="77777777" w:rsidR="0067483B" w:rsidRPr="0067483B" w:rsidRDefault="0067483B" w:rsidP="0067483B">
      <w:pPr>
        <w:numPr>
          <w:ilvl w:val="0"/>
          <w:numId w:val="121"/>
        </w:numPr>
        <w:jc w:val="both"/>
        <w:rPr>
          <w:rFonts w:ascii="Arial" w:hAnsi="Arial" w:cs="Arial"/>
          <w:b/>
          <w:lang w:val="en-IN"/>
        </w:rPr>
      </w:pPr>
      <w:r w:rsidRPr="0067483B">
        <w:rPr>
          <w:rFonts w:ascii="Arial" w:hAnsi="Arial" w:cs="Arial"/>
          <w:b/>
          <w:bCs/>
          <w:lang w:val="en-IN"/>
        </w:rPr>
        <w:t>Category</w:t>
      </w:r>
      <w:r w:rsidRPr="0067483B">
        <w:rPr>
          <w:rFonts w:ascii="Arial" w:hAnsi="Arial" w:cs="Arial"/>
          <w:b/>
          <w:lang w:val="en-IN"/>
        </w:rPr>
        <w:t xml:space="preserve"> – Dropdown selection (e.g. Hand Tool, Electrical Tool, Safety Equipment).</w:t>
      </w:r>
    </w:p>
    <w:p w14:paraId="2091D6EA" w14:textId="77777777" w:rsidR="0067483B" w:rsidRPr="0067483B" w:rsidRDefault="0067483B" w:rsidP="0067483B">
      <w:pPr>
        <w:numPr>
          <w:ilvl w:val="0"/>
          <w:numId w:val="121"/>
        </w:numPr>
        <w:jc w:val="both"/>
        <w:rPr>
          <w:rFonts w:ascii="Arial" w:hAnsi="Arial" w:cs="Arial"/>
          <w:b/>
          <w:lang w:val="en-IN"/>
        </w:rPr>
      </w:pPr>
      <w:r w:rsidRPr="0067483B">
        <w:rPr>
          <w:rFonts w:ascii="Arial" w:hAnsi="Arial" w:cs="Arial"/>
          <w:b/>
          <w:bCs/>
          <w:lang w:val="en-IN"/>
        </w:rPr>
        <w:t>Stock Quantity</w:t>
      </w:r>
      <w:r w:rsidRPr="0067483B">
        <w:rPr>
          <w:rFonts w:ascii="Arial" w:hAnsi="Arial" w:cs="Arial"/>
          <w:b/>
          <w:lang w:val="en-IN"/>
        </w:rPr>
        <w:t xml:space="preserve"> – Total available quantity of the tool in stores.</w:t>
      </w:r>
    </w:p>
    <w:p w14:paraId="15EE9B70" w14:textId="77777777" w:rsidR="0067483B" w:rsidRPr="0067483B" w:rsidRDefault="0067483B" w:rsidP="0067483B">
      <w:pPr>
        <w:numPr>
          <w:ilvl w:val="0"/>
          <w:numId w:val="121"/>
        </w:numPr>
        <w:jc w:val="both"/>
        <w:rPr>
          <w:rFonts w:ascii="Arial" w:hAnsi="Arial" w:cs="Arial"/>
          <w:b/>
          <w:lang w:val="en-IN"/>
        </w:rPr>
      </w:pPr>
      <w:r w:rsidRPr="0067483B">
        <w:rPr>
          <w:rFonts w:ascii="Arial" w:hAnsi="Arial" w:cs="Arial"/>
          <w:b/>
          <w:bCs/>
          <w:lang w:val="en-IN"/>
        </w:rPr>
        <w:t>Unit of Measure</w:t>
      </w:r>
      <w:r w:rsidRPr="0067483B">
        <w:rPr>
          <w:rFonts w:ascii="Arial" w:hAnsi="Arial" w:cs="Arial"/>
          <w:b/>
          <w:lang w:val="en-IN"/>
        </w:rPr>
        <w:t xml:space="preserve"> – Piece, Set, Kg, etc.</w:t>
      </w:r>
    </w:p>
    <w:p w14:paraId="7DCDD5A6" w14:textId="77777777" w:rsidR="0067483B" w:rsidRPr="0067483B" w:rsidRDefault="0067483B" w:rsidP="0067483B">
      <w:pPr>
        <w:numPr>
          <w:ilvl w:val="0"/>
          <w:numId w:val="121"/>
        </w:numPr>
        <w:jc w:val="both"/>
        <w:rPr>
          <w:rFonts w:ascii="Arial" w:hAnsi="Arial" w:cs="Arial"/>
          <w:b/>
          <w:lang w:val="en-IN"/>
        </w:rPr>
      </w:pPr>
      <w:r w:rsidRPr="0067483B">
        <w:rPr>
          <w:rFonts w:ascii="Arial" w:hAnsi="Arial" w:cs="Arial"/>
          <w:b/>
          <w:bCs/>
          <w:lang w:val="en-IN"/>
        </w:rPr>
        <w:t>Status</w:t>
      </w:r>
      <w:r w:rsidRPr="0067483B">
        <w:rPr>
          <w:rFonts w:ascii="Arial" w:hAnsi="Arial" w:cs="Arial"/>
          <w:b/>
          <w:lang w:val="en-IN"/>
        </w:rPr>
        <w:t xml:space="preserve"> – Active / Inactive. By default, tools are created as Active. When tools are permanently disposed or discontinued, the </w:t>
      </w:r>
      <w:proofErr w:type="gramStart"/>
      <w:r w:rsidRPr="0067483B">
        <w:rPr>
          <w:rFonts w:ascii="Arial" w:hAnsi="Arial" w:cs="Arial"/>
          <w:b/>
          <w:lang w:val="en-IN"/>
        </w:rPr>
        <w:t>Admin</w:t>
      </w:r>
      <w:proofErr w:type="gramEnd"/>
      <w:r w:rsidRPr="0067483B">
        <w:rPr>
          <w:rFonts w:ascii="Arial" w:hAnsi="Arial" w:cs="Arial"/>
          <w:b/>
          <w:lang w:val="en-IN"/>
        </w:rPr>
        <w:t xml:space="preserve"> can mark them as Inactive, preventing further issuance requests.</w:t>
      </w:r>
    </w:p>
    <w:p w14:paraId="5C8A49D3" w14:textId="7CE1EF0E"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bCs/>
          <w:lang w:val="en-IN"/>
        </w:rPr>
        <w:t>Notes:</w:t>
      </w:r>
      <w:r w:rsidRPr="0067483B">
        <w:rPr>
          <w:rFonts w:ascii="Arial" w:hAnsi="Arial" w:cs="Arial"/>
          <w:b/>
          <w:lang w:val="en-IN"/>
        </w:rPr>
        <w:br/>
        <w:t>If a tool is marked as Inactive, it will be hidden from the Available Items page and issuance requests cannot be placed against it.</w:t>
      </w:r>
    </w:p>
    <w:p w14:paraId="403EFBB2" w14:textId="77777777" w:rsidR="0067483B" w:rsidRPr="0067483B" w:rsidRDefault="00000000" w:rsidP="0067483B">
      <w:pPr>
        <w:jc w:val="both"/>
        <w:rPr>
          <w:rFonts w:ascii="Arial" w:hAnsi="Arial" w:cs="Arial"/>
          <w:b/>
          <w:lang w:val="en-IN"/>
        </w:rPr>
      </w:pPr>
      <w:r>
        <w:rPr>
          <w:rFonts w:ascii="Arial" w:hAnsi="Arial" w:cs="Arial"/>
          <w:b/>
          <w:lang w:val="en-IN"/>
        </w:rPr>
        <w:pict w14:anchorId="4E3BAA39">
          <v:rect id="_x0000_i1046" style="width:0;height:1.5pt" o:hralign="center" o:hrstd="t" o:hr="t" fillcolor="#a0a0a0" stroked="f"/>
        </w:pict>
      </w:r>
    </w:p>
    <w:p w14:paraId="4B4A9F8C"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12.1.2 Users Master [Screen Id – TT0002]</w:t>
      </w:r>
    </w:p>
    <w:p w14:paraId="08D7AD6E"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The </w:t>
      </w:r>
      <w:r w:rsidRPr="0067483B">
        <w:rPr>
          <w:rFonts w:ascii="Arial" w:hAnsi="Arial" w:cs="Arial"/>
          <w:b/>
          <w:bCs/>
          <w:lang w:val="en-IN"/>
        </w:rPr>
        <w:t>Users Master screen</w:t>
      </w:r>
      <w:r w:rsidRPr="0067483B">
        <w:rPr>
          <w:rFonts w:ascii="Arial" w:hAnsi="Arial" w:cs="Arial"/>
          <w:b/>
          <w:lang w:val="en-IN"/>
        </w:rPr>
        <w:t xml:space="preserve"> allows Admin to add, edit, delete users, or reset their passwords. Users can have different roles:</w:t>
      </w:r>
    </w:p>
    <w:p w14:paraId="55251A32" w14:textId="77777777" w:rsidR="0067483B" w:rsidRPr="0067483B" w:rsidRDefault="0067483B" w:rsidP="0067483B">
      <w:pPr>
        <w:numPr>
          <w:ilvl w:val="0"/>
          <w:numId w:val="122"/>
        </w:numPr>
        <w:jc w:val="both"/>
        <w:rPr>
          <w:rFonts w:ascii="Arial" w:hAnsi="Arial" w:cs="Arial"/>
          <w:b/>
          <w:lang w:val="en-IN"/>
        </w:rPr>
      </w:pPr>
      <w:r w:rsidRPr="0067483B">
        <w:rPr>
          <w:rFonts w:ascii="Arial" w:hAnsi="Arial" w:cs="Arial"/>
          <w:b/>
          <w:bCs/>
          <w:lang w:val="en-IN"/>
        </w:rPr>
        <w:t>Admin</w:t>
      </w:r>
      <w:r w:rsidRPr="0067483B">
        <w:rPr>
          <w:rFonts w:ascii="Arial" w:hAnsi="Arial" w:cs="Arial"/>
          <w:b/>
          <w:lang w:val="en-IN"/>
        </w:rPr>
        <w:t xml:space="preserve"> – Full access to all modules.</w:t>
      </w:r>
    </w:p>
    <w:p w14:paraId="0B6AC3B6" w14:textId="77777777" w:rsidR="0067483B" w:rsidRPr="0067483B" w:rsidRDefault="0067483B" w:rsidP="0067483B">
      <w:pPr>
        <w:numPr>
          <w:ilvl w:val="0"/>
          <w:numId w:val="122"/>
        </w:numPr>
        <w:jc w:val="both"/>
        <w:rPr>
          <w:rFonts w:ascii="Arial" w:hAnsi="Arial" w:cs="Arial"/>
          <w:b/>
          <w:lang w:val="en-IN"/>
        </w:rPr>
      </w:pPr>
      <w:r w:rsidRPr="0067483B">
        <w:rPr>
          <w:rFonts w:ascii="Arial" w:hAnsi="Arial" w:cs="Arial"/>
          <w:b/>
          <w:bCs/>
          <w:lang w:val="en-IN"/>
        </w:rPr>
        <w:t>Approver</w:t>
      </w:r>
      <w:r w:rsidRPr="0067483B">
        <w:rPr>
          <w:rFonts w:ascii="Arial" w:hAnsi="Arial" w:cs="Arial"/>
          <w:b/>
          <w:lang w:val="en-IN"/>
        </w:rPr>
        <w:t xml:space="preserve"> – Can approve/reject tool requests.</w:t>
      </w:r>
    </w:p>
    <w:p w14:paraId="19E2E4E7" w14:textId="77777777" w:rsidR="0067483B" w:rsidRPr="0067483B" w:rsidRDefault="0067483B" w:rsidP="0067483B">
      <w:pPr>
        <w:numPr>
          <w:ilvl w:val="0"/>
          <w:numId w:val="122"/>
        </w:numPr>
        <w:jc w:val="both"/>
        <w:rPr>
          <w:rFonts w:ascii="Arial" w:hAnsi="Arial" w:cs="Arial"/>
          <w:b/>
          <w:lang w:val="en-IN"/>
        </w:rPr>
      </w:pPr>
      <w:proofErr w:type="spellStart"/>
      <w:r w:rsidRPr="0067483B">
        <w:rPr>
          <w:rFonts w:ascii="Arial" w:hAnsi="Arial" w:cs="Arial"/>
          <w:b/>
          <w:bCs/>
          <w:lang w:val="en-IN"/>
        </w:rPr>
        <w:t>Toolskeeper</w:t>
      </w:r>
      <w:proofErr w:type="spellEnd"/>
      <w:r w:rsidRPr="0067483B">
        <w:rPr>
          <w:rFonts w:ascii="Arial" w:hAnsi="Arial" w:cs="Arial"/>
          <w:b/>
          <w:lang w:val="en-IN"/>
        </w:rPr>
        <w:t xml:space="preserve"> – Issues and returns tools, manages inventory updates.</w:t>
      </w:r>
    </w:p>
    <w:p w14:paraId="307425D8" w14:textId="77777777" w:rsidR="0067483B" w:rsidRPr="0067483B" w:rsidRDefault="0067483B" w:rsidP="0067483B">
      <w:pPr>
        <w:numPr>
          <w:ilvl w:val="0"/>
          <w:numId w:val="122"/>
        </w:numPr>
        <w:jc w:val="both"/>
        <w:rPr>
          <w:rFonts w:ascii="Arial" w:hAnsi="Arial" w:cs="Arial"/>
          <w:b/>
          <w:lang w:val="en-IN"/>
        </w:rPr>
      </w:pPr>
      <w:r w:rsidRPr="0067483B">
        <w:rPr>
          <w:rFonts w:ascii="Arial" w:hAnsi="Arial" w:cs="Arial"/>
          <w:b/>
          <w:bCs/>
          <w:lang w:val="en-IN"/>
        </w:rPr>
        <w:t>Maintenance User</w:t>
      </w:r>
      <w:r w:rsidRPr="0067483B">
        <w:rPr>
          <w:rFonts w:ascii="Arial" w:hAnsi="Arial" w:cs="Arial"/>
          <w:b/>
          <w:lang w:val="en-IN"/>
        </w:rPr>
        <w:t xml:space="preserve"> – Can request and return tools.</w:t>
      </w:r>
    </w:p>
    <w:p w14:paraId="72DCA496"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Mandatory fields:</w:t>
      </w:r>
    </w:p>
    <w:p w14:paraId="15A2F586" w14:textId="77777777" w:rsidR="0067483B" w:rsidRPr="0067483B" w:rsidRDefault="0067483B" w:rsidP="0067483B">
      <w:pPr>
        <w:numPr>
          <w:ilvl w:val="0"/>
          <w:numId w:val="123"/>
        </w:numPr>
        <w:jc w:val="both"/>
        <w:rPr>
          <w:rFonts w:ascii="Arial" w:hAnsi="Arial" w:cs="Arial"/>
          <w:b/>
          <w:lang w:val="en-IN"/>
        </w:rPr>
      </w:pPr>
      <w:r w:rsidRPr="0067483B">
        <w:rPr>
          <w:rFonts w:ascii="Arial" w:hAnsi="Arial" w:cs="Arial"/>
          <w:b/>
          <w:bCs/>
          <w:lang w:val="en-IN"/>
        </w:rPr>
        <w:t>User Email</w:t>
      </w:r>
      <w:r w:rsidRPr="0067483B">
        <w:rPr>
          <w:rFonts w:ascii="Arial" w:hAnsi="Arial" w:cs="Arial"/>
          <w:b/>
          <w:lang w:val="en-IN"/>
        </w:rPr>
        <w:t xml:space="preserve"> – Unique identifier and login email.</w:t>
      </w:r>
    </w:p>
    <w:p w14:paraId="27B1BFDE" w14:textId="77777777" w:rsidR="0067483B" w:rsidRPr="0067483B" w:rsidRDefault="0067483B" w:rsidP="0067483B">
      <w:pPr>
        <w:numPr>
          <w:ilvl w:val="0"/>
          <w:numId w:val="123"/>
        </w:numPr>
        <w:jc w:val="both"/>
        <w:rPr>
          <w:rFonts w:ascii="Arial" w:hAnsi="Arial" w:cs="Arial"/>
          <w:b/>
          <w:lang w:val="en-IN"/>
        </w:rPr>
      </w:pPr>
      <w:r w:rsidRPr="0067483B">
        <w:rPr>
          <w:rFonts w:ascii="Arial" w:hAnsi="Arial" w:cs="Arial"/>
          <w:b/>
          <w:bCs/>
          <w:lang w:val="en-IN"/>
        </w:rPr>
        <w:t>Password</w:t>
      </w:r>
      <w:r w:rsidRPr="0067483B">
        <w:rPr>
          <w:rFonts w:ascii="Arial" w:hAnsi="Arial" w:cs="Arial"/>
          <w:b/>
          <w:lang w:val="en-IN"/>
        </w:rPr>
        <w:t xml:space="preserve"> – Password set at creation (stored hashed in DB).</w:t>
      </w:r>
    </w:p>
    <w:p w14:paraId="691A653D" w14:textId="77777777" w:rsidR="0067483B" w:rsidRPr="0067483B" w:rsidRDefault="0067483B" w:rsidP="0067483B">
      <w:pPr>
        <w:numPr>
          <w:ilvl w:val="0"/>
          <w:numId w:val="123"/>
        </w:numPr>
        <w:jc w:val="both"/>
        <w:rPr>
          <w:rFonts w:ascii="Arial" w:hAnsi="Arial" w:cs="Arial"/>
          <w:b/>
          <w:lang w:val="en-IN"/>
        </w:rPr>
      </w:pPr>
      <w:r w:rsidRPr="0067483B">
        <w:rPr>
          <w:rFonts w:ascii="Arial" w:hAnsi="Arial" w:cs="Arial"/>
          <w:b/>
          <w:bCs/>
          <w:lang w:val="en-IN"/>
        </w:rPr>
        <w:t>Role</w:t>
      </w:r>
      <w:r w:rsidRPr="0067483B">
        <w:rPr>
          <w:rFonts w:ascii="Arial" w:hAnsi="Arial" w:cs="Arial"/>
          <w:b/>
          <w:lang w:val="en-IN"/>
        </w:rPr>
        <w:t xml:space="preserve"> – Role assignment from dropdown (Admin, Approver, </w:t>
      </w:r>
      <w:proofErr w:type="spellStart"/>
      <w:r w:rsidRPr="0067483B">
        <w:rPr>
          <w:rFonts w:ascii="Arial" w:hAnsi="Arial" w:cs="Arial"/>
          <w:b/>
          <w:lang w:val="en-IN"/>
        </w:rPr>
        <w:t>Toolskeeper</w:t>
      </w:r>
      <w:proofErr w:type="spellEnd"/>
      <w:r w:rsidRPr="0067483B">
        <w:rPr>
          <w:rFonts w:ascii="Arial" w:hAnsi="Arial" w:cs="Arial"/>
          <w:b/>
          <w:lang w:val="en-IN"/>
        </w:rPr>
        <w:t>, Maintenance User).</w:t>
      </w:r>
    </w:p>
    <w:p w14:paraId="34AABAD7" w14:textId="77777777" w:rsidR="0067483B" w:rsidRPr="0067483B" w:rsidRDefault="0067483B" w:rsidP="0067483B">
      <w:pPr>
        <w:numPr>
          <w:ilvl w:val="0"/>
          <w:numId w:val="123"/>
        </w:numPr>
        <w:jc w:val="both"/>
        <w:rPr>
          <w:rFonts w:ascii="Arial" w:hAnsi="Arial" w:cs="Arial"/>
          <w:b/>
          <w:lang w:val="en-IN"/>
        </w:rPr>
      </w:pPr>
      <w:r w:rsidRPr="0067483B">
        <w:rPr>
          <w:rFonts w:ascii="Arial" w:hAnsi="Arial" w:cs="Arial"/>
          <w:b/>
          <w:bCs/>
          <w:lang w:val="en-IN"/>
        </w:rPr>
        <w:t>Status</w:t>
      </w:r>
      <w:r w:rsidRPr="0067483B">
        <w:rPr>
          <w:rFonts w:ascii="Arial" w:hAnsi="Arial" w:cs="Arial"/>
          <w:b/>
          <w:lang w:val="en-IN"/>
        </w:rPr>
        <w:t xml:space="preserve"> – Active / Inactive.</w:t>
      </w:r>
    </w:p>
    <w:p w14:paraId="14CE903E"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Functionality:</w:t>
      </w:r>
    </w:p>
    <w:p w14:paraId="53804E99" w14:textId="77777777" w:rsidR="0067483B" w:rsidRPr="0067483B" w:rsidRDefault="0067483B" w:rsidP="0067483B">
      <w:pPr>
        <w:numPr>
          <w:ilvl w:val="0"/>
          <w:numId w:val="124"/>
        </w:numPr>
        <w:jc w:val="both"/>
        <w:rPr>
          <w:rFonts w:ascii="Arial" w:hAnsi="Arial" w:cs="Arial"/>
          <w:b/>
          <w:lang w:val="en-IN"/>
        </w:rPr>
      </w:pPr>
      <w:r w:rsidRPr="0067483B">
        <w:rPr>
          <w:rFonts w:ascii="Arial" w:hAnsi="Arial" w:cs="Arial"/>
          <w:b/>
          <w:lang w:val="en-IN"/>
        </w:rPr>
        <w:t>Change password using inline button.</w:t>
      </w:r>
    </w:p>
    <w:p w14:paraId="7C5426A2" w14:textId="77777777" w:rsidR="0067483B" w:rsidRPr="0067483B" w:rsidRDefault="0067483B" w:rsidP="0067483B">
      <w:pPr>
        <w:numPr>
          <w:ilvl w:val="0"/>
          <w:numId w:val="124"/>
        </w:numPr>
        <w:jc w:val="both"/>
        <w:rPr>
          <w:rFonts w:ascii="Arial" w:hAnsi="Arial" w:cs="Arial"/>
          <w:b/>
          <w:lang w:val="en-IN"/>
        </w:rPr>
      </w:pPr>
      <w:r w:rsidRPr="0067483B">
        <w:rPr>
          <w:rFonts w:ascii="Arial" w:hAnsi="Arial" w:cs="Arial"/>
          <w:b/>
          <w:lang w:val="en-IN"/>
        </w:rPr>
        <w:t>Delete user (except Admin) via delete icon/button with confirmation prompt.</w:t>
      </w:r>
    </w:p>
    <w:p w14:paraId="435B1A00" w14:textId="77777777" w:rsidR="0067483B" w:rsidRPr="0067483B" w:rsidRDefault="0067483B" w:rsidP="0067483B">
      <w:pPr>
        <w:numPr>
          <w:ilvl w:val="0"/>
          <w:numId w:val="124"/>
        </w:numPr>
        <w:jc w:val="both"/>
        <w:rPr>
          <w:rFonts w:ascii="Arial" w:hAnsi="Arial" w:cs="Arial"/>
          <w:b/>
          <w:lang w:val="en-IN"/>
        </w:rPr>
      </w:pPr>
      <w:r w:rsidRPr="0067483B">
        <w:rPr>
          <w:rFonts w:ascii="Arial" w:hAnsi="Arial" w:cs="Arial"/>
          <w:b/>
          <w:lang w:val="en-IN"/>
        </w:rPr>
        <w:t>Edit role dynamically.</w:t>
      </w:r>
    </w:p>
    <w:p w14:paraId="1901434D" w14:textId="77777777" w:rsidR="0067483B" w:rsidRPr="0067483B" w:rsidRDefault="00000000" w:rsidP="0067483B">
      <w:pPr>
        <w:jc w:val="both"/>
        <w:rPr>
          <w:rFonts w:ascii="Arial" w:hAnsi="Arial" w:cs="Arial"/>
          <w:b/>
          <w:lang w:val="en-IN"/>
        </w:rPr>
      </w:pPr>
      <w:r>
        <w:rPr>
          <w:rFonts w:ascii="Arial" w:hAnsi="Arial" w:cs="Arial"/>
          <w:b/>
          <w:lang w:val="en-IN"/>
        </w:rPr>
        <w:pict w14:anchorId="61FE3C0C">
          <v:rect id="_x0000_i1047" style="width:0;height:1.5pt" o:hralign="center" o:hrstd="t" o:hr="t" fillcolor="#a0a0a0" stroked="f"/>
        </w:pict>
      </w:r>
    </w:p>
    <w:p w14:paraId="607F9785"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12.1.3 Issuance &amp; Return Entry [Screen Id – TT0003]</w:t>
      </w:r>
    </w:p>
    <w:p w14:paraId="19E4AC26" w14:textId="77777777" w:rsidR="0067483B" w:rsidRPr="0067483B" w:rsidRDefault="0067483B" w:rsidP="0067483B">
      <w:pPr>
        <w:jc w:val="both"/>
        <w:rPr>
          <w:rFonts w:ascii="Arial" w:hAnsi="Arial" w:cs="Arial"/>
          <w:b/>
          <w:lang w:val="en-IN"/>
        </w:rPr>
      </w:pPr>
      <w:r w:rsidRPr="0067483B">
        <w:rPr>
          <w:rFonts w:ascii="Arial" w:hAnsi="Arial" w:cs="Arial"/>
          <w:b/>
          <w:lang w:val="en-IN"/>
        </w:rPr>
        <w:lastRenderedPageBreak/>
        <w:t xml:space="preserve">This screen is used by the </w:t>
      </w:r>
      <w:proofErr w:type="spellStart"/>
      <w:r w:rsidRPr="0067483B">
        <w:rPr>
          <w:rFonts w:ascii="Arial" w:hAnsi="Arial" w:cs="Arial"/>
          <w:b/>
          <w:bCs/>
          <w:lang w:val="en-IN"/>
        </w:rPr>
        <w:t>Toolskeeper</w:t>
      </w:r>
      <w:proofErr w:type="spellEnd"/>
      <w:r w:rsidRPr="0067483B">
        <w:rPr>
          <w:rFonts w:ascii="Arial" w:hAnsi="Arial" w:cs="Arial"/>
          <w:b/>
          <w:lang w:val="en-IN"/>
        </w:rPr>
        <w:t xml:space="preserve"> to appoint (issue) and return tools.</w:t>
      </w:r>
    </w:p>
    <w:p w14:paraId="74ACF7AE"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Issuance mandatory fields:</w:t>
      </w:r>
    </w:p>
    <w:p w14:paraId="2AA6D229" w14:textId="77777777" w:rsidR="0067483B" w:rsidRPr="0067483B" w:rsidRDefault="0067483B" w:rsidP="0067483B">
      <w:pPr>
        <w:numPr>
          <w:ilvl w:val="0"/>
          <w:numId w:val="125"/>
        </w:numPr>
        <w:jc w:val="both"/>
        <w:rPr>
          <w:rFonts w:ascii="Arial" w:hAnsi="Arial" w:cs="Arial"/>
          <w:b/>
          <w:lang w:val="en-IN"/>
        </w:rPr>
      </w:pPr>
      <w:r w:rsidRPr="0067483B">
        <w:rPr>
          <w:rFonts w:ascii="Arial" w:hAnsi="Arial" w:cs="Arial"/>
          <w:b/>
          <w:bCs/>
          <w:lang w:val="en-IN"/>
        </w:rPr>
        <w:t>Tool ID</w:t>
      </w:r>
      <w:r w:rsidRPr="0067483B">
        <w:rPr>
          <w:rFonts w:ascii="Arial" w:hAnsi="Arial" w:cs="Arial"/>
          <w:b/>
          <w:lang w:val="en-IN"/>
        </w:rPr>
        <w:t xml:space="preserve"> – Selected from list of available tools.</w:t>
      </w:r>
    </w:p>
    <w:p w14:paraId="5CD943C9" w14:textId="77777777" w:rsidR="0067483B" w:rsidRPr="0067483B" w:rsidRDefault="0067483B" w:rsidP="0067483B">
      <w:pPr>
        <w:numPr>
          <w:ilvl w:val="0"/>
          <w:numId w:val="125"/>
        </w:numPr>
        <w:jc w:val="both"/>
        <w:rPr>
          <w:rFonts w:ascii="Arial" w:hAnsi="Arial" w:cs="Arial"/>
          <w:b/>
          <w:lang w:val="en-IN"/>
        </w:rPr>
      </w:pPr>
      <w:r w:rsidRPr="0067483B">
        <w:rPr>
          <w:rFonts w:ascii="Arial" w:hAnsi="Arial" w:cs="Arial"/>
          <w:b/>
          <w:bCs/>
          <w:lang w:val="en-IN"/>
        </w:rPr>
        <w:t>Tool Name</w:t>
      </w:r>
      <w:r w:rsidRPr="0067483B">
        <w:rPr>
          <w:rFonts w:ascii="Arial" w:hAnsi="Arial" w:cs="Arial"/>
          <w:b/>
          <w:lang w:val="en-IN"/>
        </w:rPr>
        <w:t xml:space="preserve"> – Auto-filled based on Tool ID.</w:t>
      </w:r>
    </w:p>
    <w:p w14:paraId="160A6E82" w14:textId="77777777" w:rsidR="0067483B" w:rsidRPr="0067483B" w:rsidRDefault="0067483B" w:rsidP="0067483B">
      <w:pPr>
        <w:numPr>
          <w:ilvl w:val="0"/>
          <w:numId w:val="125"/>
        </w:numPr>
        <w:jc w:val="both"/>
        <w:rPr>
          <w:rFonts w:ascii="Arial" w:hAnsi="Arial" w:cs="Arial"/>
          <w:b/>
          <w:lang w:val="en-IN"/>
        </w:rPr>
      </w:pPr>
      <w:r w:rsidRPr="0067483B">
        <w:rPr>
          <w:rFonts w:ascii="Arial" w:hAnsi="Arial" w:cs="Arial"/>
          <w:b/>
          <w:bCs/>
          <w:lang w:val="en-IN"/>
        </w:rPr>
        <w:t>Quantity Issued</w:t>
      </w:r>
      <w:r w:rsidRPr="0067483B">
        <w:rPr>
          <w:rFonts w:ascii="Arial" w:hAnsi="Arial" w:cs="Arial"/>
          <w:b/>
          <w:lang w:val="en-IN"/>
        </w:rPr>
        <w:t xml:space="preserve"> – Must not exceed available stock.</w:t>
      </w:r>
    </w:p>
    <w:p w14:paraId="293E27B3" w14:textId="77777777" w:rsidR="0067483B" w:rsidRPr="0067483B" w:rsidRDefault="0067483B" w:rsidP="0067483B">
      <w:pPr>
        <w:numPr>
          <w:ilvl w:val="0"/>
          <w:numId w:val="125"/>
        </w:numPr>
        <w:jc w:val="both"/>
        <w:rPr>
          <w:rFonts w:ascii="Arial" w:hAnsi="Arial" w:cs="Arial"/>
          <w:b/>
          <w:lang w:val="en-IN"/>
        </w:rPr>
      </w:pPr>
      <w:r w:rsidRPr="0067483B">
        <w:rPr>
          <w:rFonts w:ascii="Arial" w:hAnsi="Arial" w:cs="Arial"/>
          <w:b/>
          <w:bCs/>
          <w:lang w:val="en-IN"/>
        </w:rPr>
        <w:t>Issued To (User Email)</w:t>
      </w:r>
      <w:r w:rsidRPr="0067483B">
        <w:rPr>
          <w:rFonts w:ascii="Arial" w:hAnsi="Arial" w:cs="Arial"/>
          <w:b/>
          <w:lang w:val="en-IN"/>
        </w:rPr>
        <w:t xml:space="preserve"> – Selected from registered users.</w:t>
      </w:r>
    </w:p>
    <w:p w14:paraId="5085D9E4" w14:textId="77777777" w:rsidR="0067483B" w:rsidRPr="0067483B" w:rsidRDefault="0067483B" w:rsidP="0067483B">
      <w:pPr>
        <w:numPr>
          <w:ilvl w:val="0"/>
          <w:numId w:val="125"/>
        </w:numPr>
        <w:jc w:val="both"/>
        <w:rPr>
          <w:rFonts w:ascii="Arial" w:hAnsi="Arial" w:cs="Arial"/>
          <w:b/>
          <w:lang w:val="en-IN"/>
        </w:rPr>
      </w:pPr>
      <w:r w:rsidRPr="0067483B">
        <w:rPr>
          <w:rFonts w:ascii="Arial" w:hAnsi="Arial" w:cs="Arial"/>
          <w:b/>
          <w:bCs/>
          <w:lang w:val="en-IN"/>
        </w:rPr>
        <w:t>Date of Issue</w:t>
      </w:r>
      <w:r w:rsidRPr="0067483B">
        <w:rPr>
          <w:rFonts w:ascii="Arial" w:hAnsi="Arial" w:cs="Arial"/>
          <w:b/>
          <w:lang w:val="en-IN"/>
        </w:rPr>
        <w:t xml:space="preserve"> – Auto-filled with current date.</w:t>
      </w:r>
    </w:p>
    <w:p w14:paraId="3A04CDD4" w14:textId="77777777" w:rsidR="0067483B" w:rsidRPr="0067483B" w:rsidRDefault="0067483B" w:rsidP="0067483B">
      <w:pPr>
        <w:numPr>
          <w:ilvl w:val="0"/>
          <w:numId w:val="125"/>
        </w:numPr>
        <w:jc w:val="both"/>
        <w:rPr>
          <w:rFonts w:ascii="Arial" w:hAnsi="Arial" w:cs="Arial"/>
          <w:b/>
          <w:lang w:val="en-IN"/>
        </w:rPr>
      </w:pPr>
      <w:r w:rsidRPr="0067483B">
        <w:rPr>
          <w:rFonts w:ascii="Arial" w:hAnsi="Arial" w:cs="Arial"/>
          <w:b/>
          <w:bCs/>
          <w:lang w:val="en-IN"/>
        </w:rPr>
        <w:t>Promise Return Date</w:t>
      </w:r>
      <w:r w:rsidRPr="0067483B">
        <w:rPr>
          <w:rFonts w:ascii="Arial" w:hAnsi="Arial" w:cs="Arial"/>
          <w:b/>
          <w:lang w:val="en-IN"/>
        </w:rPr>
        <w:t xml:space="preserve"> – Expected return date.</w:t>
      </w:r>
    </w:p>
    <w:p w14:paraId="65591B39"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Return mandatory fields:</w:t>
      </w:r>
    </w:p>
    <w:p w14:paraId="2676586A" w14:textId="77777777" w:rsidR="0067483B" w:rsidRPr="0067483B" w:rsidRDefault="0067483B" w:rsidP="0067483B">
      <w:pPr>
        <w:numPr>
          <w:ilvl w:val="0"/>
          <w:numId w:val="126"/>
        </w:numPr>
        <w:jc w:val="both"/>
        <w:rPr>
          <w:rFonts w:ascii="Arial" w:hAnsi="Arial" w:cs="Arial"/>
          <w:b/>
          <w:lang w:val="en-IN"/>
        </w:rPr>
      </w:pPr>
      <w:r w:rsidRPr="0067483B">
        <w:rPr>
          <w:rFonts w:ascii="Arial" w:hAnsi="Arial" w:cs="Arial"/>
          <w:b/>
          <w:bCs/>
          <w:lang w:val="en-IN"/>
        </w:rPr>
        <w:t>Tool ID</w:t>
      </w:r>
      <w:r w:rsidRPr="0067483B">
        <w:rPr>
          <w:rFonts w:ascii="Arial" w:hAnsi="Arial" w:cs="Arial"/>
          <w:b/>
          <w:lang w:val="en-IN"/>
        </w:rPr>
        <w:t xml:space="preserve"> – Selected from list of appointed tools.</w:t>
      </w:r>
    </w:p>
    <w:p w14:paraId="252A93E8" w14:textId="77777777" w:rsidR="0067483B" w:rsidRPr="0067483B" w:rsidRDefault="0067483B" w:rsidP="0067483B">
      <w:pPr>
        <w:numPr>
          <w:ilvl w:val="0"/>
          <w:numId w:val="126"/>
        </w:numPr>
        <w:jc w:val="both"/>
        <w:rPr>
          <w:rFonts w:ascii="Arial" w:hAnsi="Arial" w:cs="Arial"/>
          <w:b/>
          <w:lang w:val="en-IN"/>
        </w:rPr>
      </w:pPr>
      <w:r w:rsidRPr="0067483B">
        <w:rPr>
          <w:rFonts w:ascii="Arial" w:hAnsi="Arial" w:cs="Arial"/>
          <w:b/>
          <w:bCs/>
          <w:lang w:val="en-IN"/>
        </w:rPr>
        <w:t>Return Date</w:t>
      </w:r>
      <w:r w:rsidRPr="0067483B">
        <w:rPr>
          <w:rFonts w:ascii="Arial" w:hAnsi="Arial" w:cs="Arial"/>
          <w:b/>
          <w:lang w:val="en-IN"/>
        </w:rPr>
        <w:t xml:space="preserve"> – Auto-filled with current date.</w:t>
      </w:r>
    </w:p>
    <w:p w14:paraId="6D78E400" w14:textId="77777777" w:rsidR="0067483B" w:rsidRPr="0067483B" w:rsidRDefault="0067483B" w:rsidP="0067483B">
      <w:pPr>
        <w:numPr>
          <w:ilvl w:val="0"/>
          <w:numId w:val="126"/>
        </w:numPr>
        <w:jc w:val="both"/>
        <w:rPr>
          <w:rFonts w:ascii="Arial" w:hAnsi="Arial" w:cs="Arial"/>
          <w:b/>
          <w:lang w:val="en-IN"/>
        </w:rPr>
      </w:pPr>
      <w:r w:rsidRPr="0067483B">
        <w:rPr>
          <w:rFonts w:ascii="Arial" w:hAnsi="Arial" w:cs="Arial"/>
          <w:b/>
          <w:bCs/>
          <w:lang w:val="en-IN"/>
        </w:rPr>
        <w:t>Condition</w:t>
      </w:r>
      <w:r w:rsidRPr="0067483B">
        <w:rPr>
          <w:rFonts w:ascii="Arial" w:hAnsi="Arial" w:cs="Arial"/>
          <w:b/>
          <w:lang w:val="en-IN"/>
        </w:rPr>
        <w:t xml:space="preserve"> – Good, Damaged, Missing (dropdown).</w:t>
      </w:r>
    </w:p>
    <w:p w14:paraId="51CFC118" w14:textId="02D33D43"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bCs/>
          <w:lang w:val="en-IN"/>
        </w:rPr>
        <w:t>Notes:</w:t>
      </w:r>
      <w:r w:rsidRPr="0067483B">
        <w:rPr>
          <w:rFonts w:ascii="Arial" w:hAnsi="Arial" w:cs="Arial"/>
          <w:b/>
          <w:lang w:val="en-IN"/>
        </w:rPr>
        <w:br/>
        <w:t>Upon return, the tool’s stock is updated in the Tools Master table. If condition is marked as Damaged or Missing, Admin is alerted via the Missing Tools Report.</w:t>
      </w:r>
    </w:p>
    <w:p w14:paraId="2A2FA18B" w14:textId="77777777" w:rsidR="0067483B" w:rsidRPr="0067483B" w:rsidRDefault="00000000" w:rsidP="0067483B">
      <w:pPr>
        <w:jc w:val="both"/>
        <w:rPr>
          <w:rFonts w:ascii="Arial" w:hAnsi="Arial" w:cs="Arial"/>
          <w:b/>
          <w:lang w:val="en-IN"/>
        </w:rPr>
      </w:pPr>
      <w:r>
        <w:rPr>
          <w:rFonts w:ascii="Arial" w:hAnsi="Arial" w:cs="Arial"/>
          <w:b/>
          <w:lang w:val="en-IN"/>
        </w:rPr>
        <w:pict w14:anchorId="71529569">
          <v:rect id="_x0000_i1048" style="width:0;height:1.5pt" o:hralign="center" o:hrstd="t" o:hr="t" fillcolor="#a0a0a0" stroked="f"/>
        </w:pict>
      </w:r>
    </w:p>
    <w:p w14:paraId="00551396"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12.1.4 Approval Master [Screen Id – TT0004]</w:t>
      </w:r>
    </w:p>
    <w:p w14:paraId="5ADD1CE9"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This screen is used by </w:t>
      </w:r>
      <w:r w:rsidRPr="0067483B">
        <w:rPr>
          <w:rFonts w:ascii="Arial" w:hAnsi="Arial" w:cs="Arial"/>
          <w:b/>
          <w:bCs/>
          <w:lang w:val="en-IN"/>
        </w:rPr>
        <w:t>Approvers</w:t>
      </w:r>
      <w:r w:rsidRPr="0067483B">
        <w:rPr>
          <w:rFonts w:ascii="Arial" w:hAnsi="Arial" w:cs="Arial"/>
          <w:b/>
          <w:lang w:val="en-IN"/>
        </w:rPr>
        <w:t xml:space="preserve"> or Admin to:</w:t>
      </w:r>
    </w:p>
    <w:p w14:paraId="6FAAF20E" w14:textId="77777777" w:rsidR="0067483B" w:rsidRPr="0067483B" w:rsidRDefault="0067483B" w:rsidP="0067483B">
      <w:pPr>
        <w:numPr>
          <w:ilvl w:val="0"/>
          <w:numId w:val="127"/>
        </w:numPr>
        <w:jc w:val="both"/>
        <w:rPr>
          <w:rFonts w:ascii="Arial" w:hAnsi="Arial" w:cs="Arial"/>
          <w:b/>
          <w:lang w:val="en-IN"/>
        </w:rPr>
      </w:pPr>
      <w:r w:rsidRPr="0067483B">
        <w:rPr>
          <w:rFonts w:ascii="Arial" w:hAnsi="Arial" w:cs="Arial"/>
          <w:b/>
          <w:lang w:val="en-IN"/>
        </w:rPr>
        <w:t>View all pending tool requests</w:t>
      </w:r>
    </w:p>
    <w:p w14:paraId="0C150265" w14:textId="77777777" w:rsidR="0067483B" w:rsidRPr="0067483B" w:rsidRDefault="0067483B" w:rsidP="0067483B">
      <w:pPr>
        <w:numPr>
          <w:ilvl w:val="0"/>
          <w:numId w:val="127"/>
        </w:numPr>
        <w:jc w:val="both"/>
        <w:rPr>
          <w:rFonts w:ascii="Arial" w:hAnsi="Arial" w:cs="Arial"/>
          <w:b/>
          <w:lang w:val="en-IN"/>
        </w:rPr>
      </w:pPr>
      <w:r w:rsidRPr="0067483B">
        <w:rPr>
          <w:rFonts w:ascii="Arial" w:hAnsi="Arial" w:cs="Arial"/>
          <w:b/>
          <w:lang w:val="en-IN"/>
        </w:rPr>
        <w:t>Approve or reject requests</w:t>
      </w:r>
    </w:p>
    <w:p w14:paraId="1D09812F"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Mandatory fields:</w:t>
      </w:r>
    </w:p>
    <w:p w14:paraId="10ADAD29" w14:textId="77777777" w:rsidR="0067483B" w:rsidRPr="0067483B" w:rsidRDefault="0067483B" w:rsidP="0067483B">
      <w:pPr>
        <w:numPr>
          <w:ilvl w:val="0"/>
          <w:numId w:val="128"/>
        </w:numPr>
        <w:jc w:val="both"/>
        <w:rPr>
          <w:rFonts w:ascii="Arial" w:hAnsi="Arial" w:cs="Arial"/>
          <w:b/>
          <w:lang w:val="en-IN"/>
        </w:rPr>
      </w:pPr>
      <w:r w:rsidRPr="0067483B">
        <w:rPr>
          <w:rFonts w:ascii="Arial" w:hAnsi="Arial" w:cs="Arial"/>
          <w:b/>
          <w:bCs/>
          <w:lang w:val="en-IN"/>
        </w:rPr>
        <w:t>Tool Request ID</w:t>
      </w:r>
      <w:r w:rsidRPr="0067483B">
        <w:rPr>
          <w:rFonts w:ascii="Arial" w:hAnsi="Arial" w:cs="Arial"/>
          <w:b/>
          <w:lang w:val="en-IN"/>
        </w:rPr>
        <w:t xml:space="preserve"> – Auto-generated.</w:t>
      </w:r>
    </w:p>
    <w:p w14:paraId="71D8C380" w14:textId="77777777" w:rsidR="0067483B" w:rsidRPr="0067483B" w:rsidRDefault="0067483B" w:rsidP="0067483B">
      <w:pPr>
        <w:numPr>
          <w:ilvl w:val="0"/>
          <w:numId w:val="128"/>
        </w:numPr>
        <w:jc w:val="both"/>
        <w:rPr>
          <w:rFonts w:ascii="Arial" w:hAnsi="Arial" w:cs="Arial"/>
          <w:b/>
          <w:lang w:val="en-IN"/>
        </w:rPr>
      </w:pPr>
      <w:r w:rsidRPr="0067483B">
        <w:rPr>
          <w:rFonts w:ascii="Arial" w:hAnsi="Arial" w:cs="Arial"/>
          <w:b/>
          <w:bCs/>
          <w:lang w:val="en-IN"/>
        </w:rPr>
        <w:t>Requested By</w:t>
      </w:r>
      <w:r w:rsidRPr="0067483B">
        <w:rPr>
          <w:rFonts w:ascii="Arial" w:hAnsi="Arial" w:cs="Arial"/>
          <w:b/>
          <w:lang w:val="en-IN"/>
        </w:rPr>
        <w:t xml:space="preserve"> – User email.</w:t>
      </w:r>
    </w:p>
    <w:p w14:paraId="23D0FBE4" w14:textId="77777777" w:rsidR="0067483B" w:rsidRPr="0067483B" w:rsidRDefault="0067483B" w:rsidP="0067483B">
      <w:pPr>
        <w:numPr>
          <w:ilvl w:val="0"/>
          <w:numId w:val="128"/>
        </w:numPr>
        <w:jc w:val="both"/>
        <w:rPr>
          <w:rFonts w:ascii="Arial" w:hAnsi="Arial" w:cs="Arial"/>
          <w:b/>
          <w:lang w:val="en-IN"/>
        </w:rPr>
      </w:pPr>
      <w:r w:rsidRPr="0067483B">
        <w:rPr>
          <w:rFonts w:ascii="Arial" w:hAnsi="Arial" w:cs="Arial"/>
          <w:b/>
          <w:bCs/>
          <w:lang w:val="en-IN"/>
        </w:rPr>
        <w:t>Tool Name &amp; Quantity</w:t>
      </w:r>
      <w:r w:rsidRPr="0067483B">
        <w:rPr>
          <w:rFonts w:ascii="Arial" w:hAnsi="Arial" w:cs="Arial"/>
          <w:b/>
          <w:lang w:val="en-IN"/>
        </w:rPr>
        <w:t xml:space="preserve"> – Auto-filled from request record.</w:t>
      </w:r>
    </w:p>
    <w:p w14:paraId="235C0D02" w14:textId="77777777" w:rsidR="0067483B" w:rsidRPr="0067483B" w:rsidRDefault="0067483B" w:rsidP="0067483B">
      <w:pPr>
        <w:numPr>
          <w:ilvl w:val="0"/>
          <w:numId w:val="128"/>
        </w:numPr>
        <w:jc w:val="both"/>
        <w:rPr>
          <w:rFonts w:ascii="Arial" w:hAnsi="Arial" w:cs="Arial"/>
          <w:b/>
          <w:lang w:val="en-IN"/>
        </w:rPr>
      </w:pPr>
      <w:r w:rsidRPr="0067483B">
        <w:rPr>
          <w:rFonts w:ascii="Arial" w:hAnsi="Arial" w:cs="Arial"/>
          <w:b/>
          <w:bCs/>
          <w:lang w:val="en-IN"/>
        </w:rPr>
        <w:t>Approval Status</w:t>
      </w:r>
      <w:r w:rsidRPr="0067483B">
        <w:rPr>
          <w:rFonts w:ascii="Arial" w:hAnsi="Arial" w:cs="Arial"/>
          <w:b/>
          <w:lang w:val="en-IN"/>
        </w:rPr>
        <w:t xml:space="preserve"> – Approved / Rejected (action button).</w:t>
      </w:r>
    </w:p>
    <w:p w14:paraId="1D6BBB87" w14:textId="77777777" w:rsidR="0067483B" w:rsidRPr="0067483B" w:rsidRDefault="00000000" w:rsidP="0067483B">
      <w:pPr>
        <w:jc w:val="both"/>
        <w:rPr>
          <w:rFonts w:ascii="Arial" w:hAnsi="Arial" w:cs="Arial"/>
          <w:b/>
          <w:lang w:val="en-IN"/>
        </w:rPr>
      </w:pPr>
      <w:r>
        <w:rPr>
          <w:rFonts w:ascii="Arial" w:hAnsi="Arial" w:cs="Arial"/>
          <w:b/>
          <w:lang w:val="en-IN"/>
        </w:rPr>
        <w:pict w14:anchorId="083AE36B">
          <v:rect id="_x0000_i1049" style="width:0;height:1.5pt" o:hralign="center" o:hrstd="t" o:hr="t" fillcolor="#a0a0a0" stroked="f"/>
        </w:pict>
      </w:r>
    </w:p>
    <w:p w14:paraId="4905ED8E"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12.1.5 Reports &amp; Alerts</w:t>
      </w:r>
    </w:p>
    <w:p w14:paraId="03772D51"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All reports (e.g., Stock Report, Missing Tools Report, Master Info Report) are displayed in </w:t>
      </w:r>
      <w:r w:rsidRPr="0067483B">
        <w:rPr>
          <w:rFonts w:ascii="Arial" w:hAnsi="Arial" w:cs="Arial"/>
          <w:b/>
          <w:bCs/>
          <w:lang w:val="en-IN"/>
        </w:rPr>
        <w:t>view-only pages</w:t>
      </w:r>
      <w:r w:rsidRPr="0067483B">
        <w:rPr>
          <w:rFonts w:ascii="Arial" w:hAnsi="Arial" w:cs="Arial"/>
          <w:b/>
          <w:lang w:val="en-IN"/>
        </w:rPr>
        <w:t xml:space="preserve"> built using React tables with sorting and export features:</w:t>
      </w:r>
    </w:p>
    <w:p w14:paraId="0E122FE8" w14:textId="77777777" w:rsidR="0067483B" w:rsidRPr="0067483B" w:rsidRDefault="0067483B" w:rsidP="0067483B">
      <w:pPr>
        <w:numPr>
          <w:ilvl w:val="0"/>
          <w:numId w:val="129"/>
        </w:numPr>
        <w:jc w:val="both"/>
        <w:rPr>
          <w:rFonts w:ascii="Arial" w:hAnsi="Arial" w:cs="Arial"/>
          <w:b/>
          <w:lang w:val="en-IN"/>
        </w:rPr>
      </w:pPr>
      <w:r w:rsidRPr="0067483B">
        <w:rPr>
          <w:rFonts w:ascii="Arial" w:hAnsi="Arial" w:cs="Arial"/>
          <w:b/>
          <w:bCs/>
          <w:lang w:val="en-IN"/>
        </w:rPr>
        <w:t>Daily Issuance Summary</w:t>
      </w:r>
    </w:p>
    <w:p w14:paraId="6AC48296" w14:textId="77777777" w:rsidR="0067483B" w:rsidRPr="0067483B" w:rsidRDefault="0067483B" w:rsidP="0067483B">
      <w:pPr>
        <w:numPr>
          <w:ilvl w:val="0"/>
          <w:numId w:val="129"/>
        </w:numPr>
        <w:jc w:val="both"/>
        <w:rPr>
          <w:rFonts w:ascii="Arial" w:hAnsi="Arial" w:cs="Arial"/>
          <w:b/>
          <w:lang w:val="en-IN"/>
        </w:rPr>
      </w:pPr>
      <w:r w:rsidRPr="0067483B">
        <w:rPr>
          <w:rFonts w:ascii="Arial" w:hAnsi="Arial" w:cs="Arial"/>
          <w:b/>
          <w:bCs/>
          <w:lang w:val="en-IN"/>
        </w:rPr>
        <w:t>Tools Utilization (MTD/YTD)</w:t>
      </w:r>
    </w:p>
    <w:p w14:paraId="0FD2B440" w14:textId="77777777" w:rsidR="0067483B" w:rsidRPr="0067483B" w:rsidRDefault="0067483B" w:rsidP="0067483B">
      <w:pPr>
        <w:numPr>
          <w:ilvl w:val="0"/>
          <w:numId w:val="129"/>
        </w:numPr>
        <w:jc w:val="both"/>
        <w:rPr>
          <w:rFonts w:ascii="Arial" w:hAnsi="Arial" w:cs="Arial"/>
          <w:b/>
          <w:lang w:val="en-IN"/>
        </w:rPr>
      </w:pPr>
      <w:r w:rsidRPr="0067483B">
        <w:rPr>
          <w:rFonts w:ascii="Arial" w:hAnsi="Arial" w:cs="Arial"/>
          <w:b/>
          <w:bCs/>
          <w:lang w:val="en-IN"/>
        </w:rPr>
        <w:t>Overdue Tools Alerts</w:t>
      </w:r>
    </w:p>
    <w:p w14:paraId="2159A330" w14:textId="0FF8F20E"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proofErr w:type="spellStart"/>
      <w:r w:rsidRPr="0067483B">
        <w:rPr>
          <w:rFonts w:ascii="Arial" w:hAnsi="Arial" w:cs="Arial"/>
          <w:b/>
          <w:bCs/>
          <w:lang w:val="en-IN"/>
        </w:rPr>
        <w:t>ExcelExport</w:t>
      </w:r>
      <w:proofErr w:type="spellEnd"/>
      <w:r w:rsidRPr="0067483B">
        <w:rPr>
          <w:rFonts w:ascii="Arial" w:hAnsi="Arial" w:cs="Arial"/>
          <w:b/>
          <w:bCs/>
          <w:lang w:val="en-IN"/>
        </w:rPr>
        <w:t>:</w:t>
      </w:r>
      <w:r w:rsidRPr="0067483B">
        <w:rPr>
          <w:rFonts w:ascii="Arial" w:hAnsi="Arial" w:cs="Arial"/>
          <w:b/>
          <w:lang w:val="en-IN"/>
        </w:rPr>
        <w:br/>
        <w:t xml:space="preserve">Users can export displayed tables to </w:t>
      </w:r>
      <w:r w:rsidRPr="0067483B">
        <w:rPr>
          <w:rFonts w:ascii="Arial" w:hAnsi="Arial" w:cs="Arial"/>
          <w:b/>
          <w:bCs/>
          <w:lang w:val="en-IN"/>
        </w:rPr>
        <w:t>Excel</w:t>
      </w:r>
      <w:r w:rsidRPr="0067483B">
        <w:rPr>
          <w:rFonts w:ascii="Arial" w:hAnsi="Arial" w:cs="Arial"/>
          <w:b/>
          <w:lang w:val="en-IN"/>
        </w:rPr>
        <w:t xml:space="preserve"> using built-in export buttons implemented via xlsx or similar libraries in React frontend.</w:t>
      </w:r>
    </w:p>
    <w:p w14:paraId="06D63B2A" w14:textId="77777777" w:rsidR="0067483B" w:rsidRPr="0067483B" w:rsidRDefault="00000000" w:rsidP="0067483B">
      <w:pPr>
        <w:jc w:val="both"/>
        <w:rPr>
          <w:rFonts w:ascii="Arial" w:hAnsi="Arial" w:cs="Arial"/>
          <w:b/>
          <w:lang w:val="en-IN"/>
        </w:rPr>
      </w:pPr>
      <w:r>
        <w:rPr>
          <w:rFonts w:ascii="Arial" w:hAnsi="Arial" w:cs="Arial"/>
          <w:b/>
          <w:lang w:val="en-IN"/>
        </w:rPr>
        <w:pict w14:anchorId="56334687">
          <v:rect id="_x0000_i1050" style="width:0;height:1.5pt" o:hralign="center" o:hrstd="t" o:hr="t" fillcolor="#a0a0a0" stroked="f"/>
        </w:pict>
      </w:r>
    </w:p>
    <w:p w14:paraId="63A85BC0"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12.1.6 Alternative Search and Filter</w:t>
      </w:r>
    </w:p>
    <w:p w14:paraId="4CD4B602"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For modules like Tools Master or Users Master, </w:t>
      </w:r>
      <w:r w:rsidRPr="0067483B">
        <w:rPr>
          <w:rFonts w:ascii="Arial" w:hAnsi="Arial" w:cs="Arial"/>
          <w:b/>
          <w:bCs/>
          <w:lang w:val="en-IN"/>
        </w:rPr>
        <w:t>search and filter functionalities</w:t>
      </w:r>
      <w:r w:rsidRPr="0067483B">
        <w:rPr>
          <w:rFonts w:ascii="Arial" w:hAnsi="Arial" w:cs="Arial"/>
          <w:b/>
          <w:lang w:val="en-IN"/>
        </w:rPr>
        <w:t xml:space="preserve"> are provided:</w:t>
      </w:r>
    </w:p>
    <w:p w14:paraId="17573BBA" w14:textId="77777777" w:rsidR="0067483B" w:rsidRPr="0067483B" w:rsidRDefault="0067483B" w:rsidP="0067483B">
      <w:pPr>
        <w:numPr>
          <w:ilvl w:val="0"/>
          <w:numId w:val="130"/>
        </w:numPr>
        <w:jc w:val="both"/>
        <w:rPr>
          <w:rFonts w:ascii="Arial" w:hAnsi="Arial" w:cs="Arial"/>
          <w:b/>
          <w:lang w:val="en-IN"/>
        </w:rPr>
      </w:pPr>
      <w:r w:rsidRPr="0067483B">
        <w:rPr>
          <w:rFonts w:ascii="Arial" w:hAnsi="Arial" w:cs="Arial"/>
          <w:b/>
          <w:lang w:val="en-IN"/>
        </w:rPr>
        <w:t>Admin can type part of tool name, user email, or category and view filtered results instantly.</w:t>
      </w:r>
    </w:p>
    <w:p w14:paraId="089B0F9D" w14:textId="77777777" w:rsidR="0067483B" w:rsidRPr="0067483B" w:rsidRDefault="0067483B" w:rsidP="0067483B">
      <w:pPr>
        <w:numPr>
          <w:ilvl w:val="0"/>
          <w:numId w:val="130"/>
        </w:numPr>
        <w:jc w:val="both"/>
        <w:rPr>
          <w:rFonts w:ascii="Arial" w:hAnsi="Arial" w:cs="Arial"/>
          <w:b/>
          <w:lang w:val="en-IN"/>
        </w:rPr>
      </w:pPr>
      <w:r w:rsidRPr="0067483B">
        <w:rPr>
          <w:rFonts w:ascii="Arial" w:hAnsi="Arial" w:cs="Arial"/>
          <w:b/>
          <w:lang w:val="en-IN"/>
        </w:rPr>
        <w:t>For example, typing “Hammer%” will display all tools starting with “Hammer”.</w:t>
      </w:r>
    </w:p>
    <w:p w14:paraId="43165243" w14:textId="77777777" w:rsidR="0067483B" w:rsidRPr="0067483B" w:rsidRDefault="0067483B" w:rsidP="00006EF5">
      <w:pPr>
        <w:jc w:val="both"/>
        <w:rPr>
          <w:rFonts w:ascii="Arial" w:hAnsi="Arial" w:cs="Arial"/>
          <w:b/>
        </w:rPr>
      </w:pPr>
    </w:p>
    <w:p w14:paraId="2F1E976F" w14:textId="77777777" w:rsidR="0067483B" w:rsidRPr="0067483B" w:rsidRDefault="0067483B" w:rsidP="00006EF5">
      <w:pPr>
        <w:jc w:val="both"/>
        <w:rPr>
          <w:rFonts w:ascii="Arial" w:hAnsi="Arial" w:cs="Arial"/>
          <w:b/>
        </w:rPr>
      </w:pPr>
    </w:p>
    <w:p w14:paraId="4AD04832" w14:textId="77777777" w:rsidR="0067483B" w:rsidRPr="0067483B" w:rsidRDefault="0067483B" w:rsidP="0067483B">
      <w:pPr>
        <w:jc w:val="both"/>
        <w:rPr>
          <w:rFonts w:ascii="Arial" w:hAnsi="Arial" w:cs="Arial"/>
          <w:b/>
          <w:bCs/>
          <w:lang w:val="en-IN"/>
        </w:rPr>
      </w:pPr>
      <w:r w:rsidRPr="0067483B">
        <w:rPr>
          <w:rFonts w:ascii="Segoe UI Emoji" w:hAnsi="Segoe UI Emoji" w:cs="Segoe UI Emoji"/>
          <w:b/>
          <w:bCs/>
          <w:lang w:val="en-IN"/>
        </w:rPr>
        <w:lastRenderedPageBreak/>
        <w:t>🔷</w:t>
      </w:r>
      <w:r w:rsidRPr="0067483B">
        <w:rPr>
          <w:rFonts w:ascii="Arial" w:hAnsi="Arial" w:cs="Arial"/>
          <w:b/>
          <w:bCs/>
          <w:lang w:val="en-IN"/>
        </w:rPr>
        <w:t xml:space="preserve"> 12.1.1 Tool Issuance Records [Screen Id – TT0005]</w:t>
      </w:r>
    </w:p>
    <w:p w14:paraId="336E73CB"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As mentioned in the </w:t>
      </w:r>
      <w:r w:rsidRPr="0067483B">
        <w:rPr>
          <w:rFonts w:ascii="Arial" w:hAnsi="Arial" w:cs="Arial"/>
          <w:b/>
          <w:bCs/>
          <w:lang w:val="en-IN"/>
        </w:rPr>
        <w:t>Process Flow</w:t>
      </w:r>
      <w:r w:rsidRPr="0067483B">
        <w:rPr>
          <w:rFonts w:ascii="Arial" w:hAnsi="Arial" w:cs="Arial"/>
          <w:b/>
          <w:lang w:val="en-IN"/>
        </w:rPr>
        <w:t xml:space="preserve">, each tool issuance record maintains details of which tool was appointed (issued), to whom, by which </w:t>
      </w:r>
      <w:proofErr w:type="spellStart"/>
      <w:r w:rsidRPr="0067483B">
        <w:rPr>
          <w:rFonts w:ascii="Arial" w:hAnsi="Arial" w:cs="Arial"/>
          <w:b/>
          <w:lang w:val="en-IN"/>
        </w:rPr>
        <w:t>Toolskeeper</w:t>
      </w:r>
      <w:proofErr w:type="spellEnd"/>
      <w:r w:rsidRPr="0067483B">
        <w:rPr>
          <w:rFonts w:ascii="Arial" w:hAnsi="Arial" w:cs="Arial"/>
          <w:b/>
          <w:lang w:val="en-IN"/>
        </w:rPr>
        <w:t>, and with what expected return date. Records remain active until the tool is returned.</w:t>
      </w:r>
    </w:p>
    <w:p w14:paraId="2F5CF895"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Functionality in Tools Tracker UI:</w:t>
      </w:r>
    </w:p>
    <w:p w14:paraId="1CB92AB2" w14:textId="5913DE3E" w:rsidR="0067483B" w:rsidRPr="0067483B" w:rsidRDefault="0067483B" w:rsidP="0067483B">
      <w:pPr>
        <w:jc w:val="both"/>
        <w:rPr>
          <w:rFonts w:ascii="Arial" w:hAnsi="Arial" w:cs="Arial"/>
          <w:b/>
          <w:lang w:val="en-IN"/>
        </w:rPr>
      </w:pPr>
      <w:proofErr w:type="spellStart"/>
      <w:proofErr w:type="gramStart"/>
      <w:r w:rsidRPr="0067483B">
        <w:rPr>
          <w:rFonts w:ascii="Arial" w:hAnsi="Arial" w:cs="Arial"/>
          <w:b/>
          <w:bCs/>
          <w:lang w:val="en-IN"/>
        </w:rPr>
        <w:t>TopRegion</w:t>
      </w:r>
      <w:proofErr w:type="spellEnd"/>
      <w:r w:rsidRPr="0067483B">
        <w:rPr>
          <w:rFonts w:ascii="Arial" w:hAnsi="Arial" w:cs="Arial"/>
          <w:b/>
          <w:bCs/>
          <w:lang w:val="en-IN"/>
        </w:rPr>
        <w:t>(</w:t>
      </w:r>
      <w:proofErr w:type="spellStart"/>
      <w:proofErr w:type="gramEnd"/>
      <w:r w:rsidRPr="0067483B">
        <w:rPr>
          <w:rFonts w:ascii="Arial" w:hAnsi="Arial" w:cs="Arial"/>
          <w:b/>
          <w:bCs/>
          <w:lang w:val="en-IN"/>
        </w:rPr>
        <w:t>Viewonly</w:t>
      </w:r>
      <w:proofErr w:type="spellEnd"/>
      <w:r w:rsidRPr="0067483B">
        <w:rPr>
          <w:rFonts w:ascii="Arial" w:hAnsi="Arial" w:cs="Arial"/>
          <w:b/>
          <w:bCs/>
          <w:lang w:val="en-IN"/>
        </w:rPr>
        <w:t>):</w:t>
      </w:r>
      <w:r w:rsidRPr="0067483B">
        <w:rPr>
          <w:rFonts w:ascii="Arial" w:hAnsi="Arial" w:cs="Arial"/>
          <w:b/>
          <w:lang w:val="en-IN"/>
        </w:rPr>
        <w:br/>
        <w:t xml:space="preserve">Displays </w:t>
      </w:r>
      <w:r w:rsidRPr="0067483B">
        <w:rPr>
          <w:rFonts w:ascii="Arial" w:hAnsi="Arial" w:cs="Arial"/>
          <w:b/>
          <w:bCs/>
          <w:lang w:val="en-IN"/>
        </w:rPr>
        <w:t>tool master data</w:t>
      </w:r>
      <w:r w:rsidRPr="0067483B">
        <w:rPr>
          <w:rFonts w:ascii="Arial" w:hAnsi="Arial" w:cs="Arial"/>
          <w:b/>
          <w:lang w:val="en-IN"/>
        </w:rPr>
        <w:t xml:space="preserve"> (Tool ID, Tool Name, Available Stock).</w:t>
      </w:r>
    </w:p>
    <w:p w14:paraId="06A7BBD8" w14:textId="3B6CD428" w:rsidR="0067483B" w:rsidRPr="0067483B" w:rsidRDefault="0067483B" w:rsidP="0067483B">
      <w:pPr>
        <w:jc w:val="both"/>
        <w:rPr>
          <w:rFonts w:ascii="Arial" w:hAnsi="Arial" w:cs="Arial"/>
          <w:b/>
          <w:lang w:val="en-IN"/>
        </w:rPr>
      </w:pPr>
      <w:r w:rsidRPr="0067483B">
        <w:rPr>
          <w:rFonts w:ascii="Arial" w:hAnsi="Arial" w:cs="Arial"/>
          <w:b/>
          <w:lang w:val="en-IN"/>
        </w:rPr>
        <w:t xml:space="preserve"> </w:t>
      </w:r>
      <w:r w:rsidRPr="0067483B">
        <w:rPr>
          <w:rFonts w:ascii="Arial" w:hAnsi="Arial" w:cs="Arial"/>
          <w:b/>
          <w:bCs/>
          <w:lang w:val="en-IN"/>
        </w:rPr>
        <w:t>Middle Region (Issuance Entry):</w:t>
      </w:r>
    </w:p>
    <w:p w14:paraId="6BDE0464"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Here </w:t>
      </w:r>
      <w:proofErr w:type="spellStart"/>
      <w:r w:rsidRPr="0067483B">
        <w:rPr>
          <w:rFonts w:ascii="Arial" w:hAnsi="Arial" w:cs="Arial"/>
          <w:b/>
          <w:lang w:val="en-IN"/>
        </w:rPr>
        <w:t>Toolskeeper</w:t>
      </w:r>
      <w:proofErr w:type="spellEnd"/>
      <w:r w:rsidRPr="0067483B">
        <w:rPr>
          <w:rFonts w:ascii="Arial" w:hAnsi="Arial" w:cs="Arial"/>
          <w:b/>
          <w:lang w:val="en-IN"/>
        </w:rPr>
        <w:t xml:space="preserve"> enters issuance details:</w:t>
      </w:r>
    </w:p>
    <w:p w14:paraId="3F5B4FA3" w14:textId="77777777" w:rsidR="0067483B" w:rsidRPr="0067483B" w:rsidRDefault="0067483B" w:rsidP="0067483B">
      <w:pPr>
        <w:numPr>
          <w:ilvl w:val="0"/>
          <w:numId w:val="131"/>
        </w:numPr>
        <w:jc w:val="both"/>
        <w:rPr>
          <w:rFonts w:ascii="Arial" w:hAnsi="Arial" w:cs="Arial"/>
          <w:b/>
          <w:lang w:val="en-IN"/>
        </w:rPr>
      </w:pPr>
      <w:r w:rsidRPr="0067483B">
        <w:rPr>
          <w:rFonts w:ascii="Arial" w:hAnsi="Arial" w:cs="Arial"/>
          <w:b/>
          <w:bCs/>
          <w:lang w:val="en-IN"/>
        </w:rPr>
        <w:t>Issued To (User Email)</w:t>
      </w:r>
      <w:r w:rsidRPr="0067483B">
        <w:rPr>
          <w:rFonts w:ascii="Arial" w:hAnsi="Arial" w:cs="Arial"/>
          <w:b/>
          <w:lang w:val="en-IN"/>
        </w:rPr>
        <w:t xml:space="preserve"> – Selected from existing active users.</w:t>
      </w:r>
    </w:p>
    <w:p w14:paraId="2D0AFBDB" w14:textId="77777777" w:rsidR="0067483B" w:rsidRPr="0067483B" w:rsidRDefault="0067483B" w:rsidP="0067483B">
      <w:pPr>
        <w:numPr>
          <w:ilvl w:val="0"/>
          <w:numId w:val="131"/>
        </w:numPr>
        <w:jc w:val="both"/>
        <w:rPr>
          <w:rFonts w:ascii="Arial" w:hAnsi="Arial" w:cs="Arial"/>
          <w:b/>
          <w:lang w:val="en-IN"/>
        </w:rPr>
      </w:pPr>
      <w:r w:rsidRPr="0067483B">
        <w:rPr>
          <w:rFonts w:ascii="Arial" w:hAnsi="Arial" w:cs="Arial"/>
          <w:b/>
          <w:bCs/>
          <w:lang w:val="en-IN"/>
        </w:rPr>
        <w:t>Quantity Issued</w:t>
      </w:r>
      <w:r w:rsidRPr="0067483B">
        <w:rPr>
          <w:rFonts w:ascii="Arial" w:hAnsi="Arial" w:cs="Arial"/>
          <w:b/>
          <w:lang w:val="en-IN"/>
        </w:rPr>
        <w:t xml:space="preserve"> – Cannot exceed available stock.</w:t>
      </w:r>
    </w:p>
    <w:p w14:paraId="196CB9A8" w14:textId="77777777" w:rsidR="0067483B" w:rsidRPr="0067483B" w:rsidRDefault="0067483B" w:rsidP="0067483B">
      <w:pPr>
        <w:numPr>
          <w:ilvl w:val="0"/>
          <w:numId w:val="131"/>
        </w:numPr>
        <w:jc w:val="both"/>
        <w:rPr>
          <w:rFonts w:ascii="Arial" w:hAnsi="Arial" w:cs="Arial"/>
          <w:b/>
          <w:lang w:val="en-IN"/>
        </w:rPr>
      </w:pPr>
      <w:r w:rsidRPr="0067483B">
        <w:rPr>
          <w:rFonts w:ascii="Arial" w:hAnsi="Arial" w:cs="Arial"/>
          <w:b/>
          <w:bCs/>
          <w:lang w:val="en-IN"/>
        </w:rPr>
        <w:t>Promise Return Date</w:t>
      </w:r>
      <w:r w:rsidRPr="0067483B">
        <w:rPr>
          <w:rFonts w:ascii="Arial" w:hAnsi="Arial" w:cs="Arial"/>
          <w:b/>
          <w:lang w:val="en-IN"/>
        </w:rPr>
        <w:t xml:space="preserve"> – Mandatory, defines expected date of return.</w:t>
      </w:r>
    </w:p>
    <w:p w14:paraId="7B1B253D" w14:textId="77777777" w:rsidR="0067483B" w:rsidRPr="0067483B" w:rsidRDefault="0067483B" w:rsidP="0067483B">
      <w:pPr>
        <w:numPr>
          <w:ilvl w:val="0"/>
          <w:numId w:val="131"/>
        </w:numPr>
        <w:jc w:val="both"/>
        <w:rPr>
          <w:rFonts w:ascii="Arial" w:hAnsi="Arial" w:cs="Arial"/>
          <w:b/>
          <w:lang w:val="en-IN"/>
        </w:rPr>
      </w:pPr>
      <w:r w:rsidRPr="0067483B">
        <w:rPr>
          <w:rFonts w:ascii="Arial" w:hAnsi="Arial" w:cs="Arial"/>
          <w:b/>
          <w:bCs/>
          <w:lang w:val="en-IN"/>
        </w:rPr>
        <w:t>Condition at Issue</w:t>
      </w:r>
      <w:r w:rsidRPr="0067483B">
        <w:rPr>
          <w:rFonts w:ascii="Arial" w:hAnsi="Arial" w:cs="Arial"/>
          <w:b/>
          <w:lang w:val="en-IN"/>
        </w:rPr>
        <w:t xml:space="preserve"> – Dropdown (Good, Repaired, Minor Issue).</w:t>
      </w:r>
    </w:p>
    <w:p w14:paraId="5B7092BD" w14:textId="77777777" w:rsidR="0067483B" w:rsidRPr="0067483B" w:rsidRDefault="0067483B" w:rsidP="0067483B">
      <w:pPr>
        <w:numPr>
          <w:ilvl w:val="0"/>
          <w:numId w:val="131"/>
        </w:numPr>
        <w:jc w:val="both"/>
        <w:rPr>
          <w:rFonts w:ascii="Arial" w:hAnsi="Arial" w:cs="Arial"/>
          <w:b/>
          <w:lang w:val="en-IN"/>
        </w:rPr>
      </w:pPr>
      <w:r w:rsidRPr="0067483B">
        <w:rPr>
          <w:rFonts w:ascii="Arial" w:hAnsi="Arial" w:cs="Arial"/>
          <w:b/>
          <w:bCs/>
          <w:lang w:val="en-IN"/>
        </w:rPr>
        <w:t>Active Flag</w:t>
      </w:r>
      <w:r w:rsidRPr="0067483B">
        <w:rPr>
          <w:rFonts w:ascii="Arial" w:hAnsi="Arial" w:cs="Arial"/>
          <w:b/>
          <w:lang w:val="en-IN"/>
        </w:rPr>
        <w:t xml:space="preserve"> – By default, active. Becomes inactive when returned.</w:t>
      </w:r>
    </w:p>
    <w:p w14:paraId="08BA46FD"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If a tool is reappointed before its return is recorded, the system throws an error stating </w:t>
      </w:r>
      <w:r w:rsidRPr="0067483B">
        <w:rPr>
          <w:rFonts w:ascii="Arial" w:hAnsi="Arial" w:cs="Arial"/>
          <w:b/>
          <w:i/>
          <w:iCs/>
          <w:lang w:val="en-IN"/>
        </w:rPr>
        <w:t>“Tool already issued and not yet returned.”</w:t>
      </w:r>
    </w:p>
    <w:p w14:paraId="6D4201B8" w14:textId="57CBAB05" w:rsidR="0067483B" w:rsidRPr="0067483B" w:rsidRDefault="0067483B" w:rsidP="0067483B">
      <w:pPr>
        <w:jc w:val="both"/>
        <w:rPr>
          <w:rFonts w:ascii="Arial" w:hAnsi="Arial" w:cs="Arial"/>
          <w:b/>
          <w:lang w:val="en-IN"/>
        </w:rPr>
      </w:pPr>
      <w:r w:rsidRPr="0067483B">
        <w:rPr>
          <w:rFonts w:ascii="Arial" w:hAnsi="Arial" w:cs="Arial"/>
          <w:b/>
          <w:bCs/>
          <w:lang w:val="en-IN"/>
        </w:rPr>
        <w:t>Bottom Region (Issuance History):</w:t>
      </w:r>
    </w:p>
    <w:p w14:paraId="1848D753" w14:textId="77777777" w:rsidR="0067483B" w:rsidRPr="0067483B" w:rsidRDefault="0067483B" w:rsidP="0067483B">
      <w:pPr>
        <w:jc w:val="both"/>
        <w:rPr>
          <w:rFonts w:ascii="Arial" w:hAnsi="Arial" w:cs="Arial"/>
          <w:b/>
          <w:lang w:val="en-IN"/>
        </w:rPr>
      </w:pPr>
      <w:r w:rsidRPr="0067483B">
        <w:rPr>
          <w:rFonts w:ascii="Arial" w:hAnsi="Arial" w:cs="Arial"/>
          <w:b/>
          <w:lang w:val="en-IN"/>
        </w:rPr>
        <w:t>Displays all past issuance records for that tool with statuses (Active / Returned / Missing).</w:t>
      </w:r>
    </w:p>
    <w:p w14:paraId="3D7938C9" w14:textId="77777777" w:rsidR="0067483B" w:rsidRPr="0067483B" w:rsidRDefault="00000000" w:rsidP="0067483B">
      <w:pPr>
        <w:jc w:val="both"/>
        <w:rPr>
          <w:rFonts w:ascii="Arial" w:hAnsi="Arial" w:cs="Arial"/>
          <w:b/>
          <w:lang w:val="en-IN"/>
        </w:rPr>
      </w:pPr>
      <w:r>
        <w:rPr>
          <w:rFonts w:ascii="Arial" w:hAnsi="Arial" w:cs="Arial"/>
          <w:b/>
          <w:lang w:val="en-IN"/>
        </w:rPr>
        <w:pict w14:anchorId="4837817A">
          <v:rect id="_x0000_i1051" style="width:0;height:1.5pt" o:hralign="center" o:hrstd="t" o:hr="t" fillcolor="#a0a0a0" stroked="f"/>
        </w:pict>
      </w:r>
    </w:p>
    <w:p w14:paraId="6E84423F" w14:textId="77777777" w:rsidR="0067483B" w:rsidRPr="0067483B" w:rsidRDefault="0067483B" w:rsidP="0067483B">
      <w:pPr>
        <w:jc w:val="both"/>
        <w:rPr>
          <w:rFonts w:ascii="Arial" w:hAnsi="Arial" w:cs="Arial"/>
          <w:b/>
          <w:bCs/>
          <w:lang w:val="en-IN"/>
        </w:rPr>
      </w:pPr>
      <w:r w:rsidRPr="0067483B">
        <w:rPr>
          <w:rFonts w:ascii="Segoe UI Emoji" w:hAnsi="Segoe UI Emoji" w:cs="Segoe UI Emoji"/>
          <w:b/>
          <w:bCs/>
          <w:lang w:val="en-IN"/>
        </w:rPr>
        <w:t>🔧</w:t>
      </w:r>
      <w:r w:rsidRPr="0067483B">
        <w:rPr>
          <w:rFonts w:ascii="Arial" w:hAnsi="Arial" w:cs="Arial"/>
          <w:b/>
          <w:bCs/>
          <w:lang w:val="en-IN"/>
        </w:rPr>
        <w:t xml:space="preserve"> Mandatory Fields (Issuance Record)</w:t>
      </w:r>
    </w:p>
    <w:p w14:paraId="62EE52CF" w14:textId="77777777" w:rsidR="0067483B" w:rsidRPr="0067483B" w:rsidRDefault="0067483B" w:rsidP="0067483B">
      <w:pPr>
        <w:numPr>
          <w:ilvl w:val="0"/>
          <w:numId w:val="132"/>
        </w:numPr>
        <w:jc w:val="both"/>
        <w:rPr>
          <w:rFonts w:ascii="Arial" w:hAnsi="Arial" w:cs="Arial"/>
          <w:b/>
          <w:lang w:val="en-IN"/>
        </w:rPr>
      </w:pPr>
      <w:r w:rsidRPr="0067483B">
        <w:rPr>
          <w:rFonts w:ascii="Arial" w:hAnsi="Arial" w:cs="Arial"/>
          <w:b/>
          <w:bCs/>
          <w:lang w:val="en-IN"/>
        </w:rPr>
        <w:t>Tool ID</w:t>
      </w:r>
    </w:p>
    <w:p w14:paraId="6BEBCD00" w14:textId="77777777" w:rsidR="0067483B" w:rsidRPr="0067483B" w:rsidRDefault="0067483B" w:rsidP="0067483B">
      <w:pPr>
        <w:numPr>
          <w:ilvl w:val="0"/>
          <w:numId w:val="132"/>
        </w:numPr>
        <w:jc w:val="both"/>
        <w:rPr>
          <w:rFonts w:ascii="Arial" w:hAnsi="Arial" w:cs="Arial"/>
          <w:b/>
          <w:lang w:val="en-IN"/>
        </w:rPr>
      </w:pPr>
      <w:r w:rsidRPr="0067483B">
        <w:rPr>
          <w:rFonts w:ascii="Arial" w:hAnsi="Arial" w:cs="Arial"/>
          <w:b/>
          <w:bCs/>
          <w:lang w:val="en-IN"/>
        </w:rPr>
        <w:t>User Email</w:t>
      </w:r>
    </w:p>
    <w:p w14:paraId="5024783A" w14:textId="77777777" w:rsidR="0067483B" w:rsidRPr="0067483B" w:rsidRDefault="0067483B" w:rsidP="0067483B">
      <w:pPr>
        <w:numPr>
          <w:ilvl w:val="0"/>
          <w:numId w:val="132"/>
        </w:numPr>
        <w:jc w:val="both"/>
        <w:rPr>
          <w:rFonts w:ascii="Arial" w:hAnsi="Arial" w:cs="Arial"/>
          <w:b/>
          <w:lang w:val="en-IN"/>
        </w:rPr>
      </w:pPr>
      <w:r w:rsidRPr="0067483B">
        <w:rPr>
          <w:rFonts w:ascii="Arial" w:hAnsi="Arial" w:cs="Arial"/>
          <w:b/>
          <w:bCs/>
          <w:lang w:val="en-IN"/>
        </w:rPr>
        <w:t>Quantity Issued</w:t>
      </w:r>
    </w:p>
    <w:p w14:paraId="22253365" w14:textId="77777777" w:rsidR="0067483B" w:rsidRPr="0067483B" w:rsidRDefault="0067483B" w:rsidP="0067483B">
      <w:pPr>
        <w:numPr>
          <w:ilvl w:val="0"/>
          <w:numId w:val="132"/>
        </w:numPr>
        <w:jc w:val="both"/>
        <w:rPr>
          <w:rFonts w:ascii="Arial" w:hAnsi="Arial" w:cs="Arial"/>
          <w:b/>
          <w:lang w:val="en-IN"/>
        </w:rPr>
      </w:pPr>
      <w:r w:rsidRPr="0067483B">
        <w:rPr>
          <w:rFonts w:ascii="Arial" w:hAnsi="Arial" w:cs="Arial"/>
          <w:b/>
          <w:bCs/>
          <w:lang w:val="en-IN"/>
        </w:rPr>
        <w:t>Promise Return Date</w:t>
      </w:r>
    </w:p>
    <w:p w14:paraId="083179DE" w14:textId="77777777" w:rsidR="0067483B" w:rsidRPr="0067483B" w:rsidRDefault="0067483B" w:rsidP="0067483B">
      <w:pPr>
        <w:numPr>
          <w:ilvl w:val="0"/>
          <w:numId w:val="132"/>
        </w:numPr>
        <w:jc w:val="both"/>
        <w:rPr>
          <w:rFonts w:ascii="Arial" w:hAnsi="Arial" w:cs="Arial"/>
          <w:b/>
          <w:lang w:val="en-IN"/>
        </w:rPr>
      </w:pPr>
      <w:r w:rsidRPr="0067483B">
        <w:rPr>
          <w:rFonts w:ascii="Arial" w:hAnsi="Arial" w:cs="Arial"/>
          <w:b/>
          <w:bCs/>
          <w:lang w:val="en-IN"/>
        </w:rPr>
        <w:t>Condition at Issue</w:t>
      </w:r>
    </w:p>
    <w:p w14:paraId="6D1CFAC2" w14:textId="220F0868"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bCs/>
          <w:lang w:val="en-IN"/>
        </w:rPr>
        <w:t>Validation:</w:t>
      </w:r>
      <w:r w:rsidRPr="0067483B">
        <w:rPr>
          <w:rFonts w:ascii="Arial" w:hAnsi="Arial" w:cs="Arial"/>
          <w:b/>
          <w:lang w:val="en-IN"/>
        </w:rPr>
        <w:br/>
        <w:t>Tool issuance ID is unique. No duplicate issuance for same tool and user combination on the same date.</w:t>
      </w:r>
    </w:p>
    <w:p w14:paraId="0BCCDEC3" w14:textId="77777777" w:rsidR="0067483B" w:rsidRPr="0067483B" w:rsidRDefault="00000000" w:rsidP="0067483B">
      <w:pPr>
        <w:jc w:val="both"/>
        <w:rPr>
          <w:rFonts w:ascii="Arial" w:hAnsi="Arial" w:cs="Arial"/>
          <w:b/>
          <w:lang w:val="en-IN"/>
        </w:rPr>
      </w:pPr>
      <w:r>
        <w:rPr>
          <w:rFonts w:ascii="Arial" w:hAnsi="Arial" w:cs="Arial"/>
          <w:b/>
          <w:lang w:val="en-IN"/>
        </w:rPr>
        <w:pict w14:anchorId="146F00D0">
          <v:rect id="_x0000_i1052" style="width:0;height:1.5pt" o:hralign="center" o:hrstd="t" o:hr="t" fillcolor="#a0a0a0" stroked="f"/>
        </w:pict>
      </w:r>
    </w:p>
    <w:p w14:paraId="4D8AA319"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12.1.2 Tool Return Records [Screen Id – TT0006]</w:t>
      </w:r>
    </w:p>
    <w:p w14:paraId="5A9FE221"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The </w:t>
      </w:r>
      <w:r w:rsidRPr="0067483B">
        <w:rPr>
          <w:rFonts w:ascii="Arial" w:hAnsi="Arial" w:cs="Arial"/>
          <w:b/>
          <w:bCs/>
          <w:lang w:val="en-IN"/>
        </w:rPr>
        <w:t>Return Entry module</w:t>
      </w:r>
      <w:r w:rsidRPr="0067483B">
        <w:rPr>
          <w:rFonts w:ascii="Arial" w:hAnsi="Arial" w:cs="Arial"/>
          <w:b/>
          <w:lang w:val="en-IN"/>
        </w:rPr>
        <w:t xml:space="preserve"> records return details of tools issued earlier.</w:t>
      </w:r>
    </w:p>
    <w:p w14:paraId="42B2E2FB"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Fields to enter:</w:t>
      </w:r>
    </w:p>
    <w:p w14:paraId="63BA8C9A" w14:textId="77777777" w:rsidR="0067483B" w:rsidRPr="0067483B" w:rsidRDefault="0067483B" w:rsidP="0067483B">
      <w:pPr>
        <w:numPr>
          <w:ilvl w:val="0"/>
          <w:numId w:val="133"/>
        </w:numPr>
        <w:jc w:val="both"/>
        <w:rPr>
          <w:rFonts w:ascii="Arial" w:hAnsi="Arial" w:cs="Arial"/>
          <w:b/>
          <w:lang w:val="en-IN"/>
        </w:rPr>
      </w:pPr>
      <w:r w:rsidRPr="0067483B">
        <w:rPr>
          <w:rFonts w:ascii="Arial" w:hAnsi="Arial" w:cs="Arial"/>
          <w:b/>
          <w:bCs/>
          <w:lang w:val="en-IN"/>
        </w:rPr>
        <w:t>Tool ID</w:t>
      </w:r>
      <w:r w:rsidRPr="0067483B">
        <w:rPr>
          <w:rFonts w:ascii="Arial" w:hAnsi="Arial" w:cs="Arial"/>
          <w:b/>
          <w:lang w:val="en-IN"/>
        </w:rPr>
        <w:t xml:space="preserve"> – Selected from list of issued tools.</w:t>
      </w:r>
    </w:p>
    <w:p w14:paraId="06B0CC7C" w14:textId="77777777" w:rsidR="0067483B" w:rsidRPr="0067483B" w:rsidRDefault="0067483B" w:rsidP="0067483B">
      <w:pPr>
        <w:numPr>
          <w:ilvl w:val="0"/>
          <w:numId w:val="133"/>
        </w:numPr>
        <w:jc w:val="both"/>
        <w:rPr>
          <w:rFonts w:ascii="Arial" w:hAnsi="Arial" w:cs="Arial"/>
          <w:b/>
          <w:lang w:val="en-IN"/>
        </w:rPr>
      </w:pPr>
      <w:r w:rsidRPr="0067483B">
        <w:rPr>
          <w:rFonts w:ascii="Arial" w:hAnsi="Arial" w:cs="Arial"/>
          <w:b/>
          <w:bCs/>
          <w:lang w:val="en-IN"/>
        </w:rPr>
        <w:t>Return Date</w:t>
      </w:r>
      <w:r w:rsidRPr="0067483B">
        <w:rPr>
          <w:rFonts w:ascii="Arial" w:hAnsi="Arial" w:cs="Arial"/>
          <w:b/>
          <w:lang w:val="en-IN"/>
        </w:rPr>
        <w:t xml:space="preserve"> – Auto-filled as current date.</w:t>
      </w:r>
    </w:p>
    <w:p w14:paraId="47A17109" w14:textId="77777777" w:rsidR="0067483B" w:rsidRPr="0067483B" w:rsidRDefault="0067483B" w:rsidP="0067483B">
      <w:pPr>
        <w:numPr>
          <w:ilvl w:val="0"/>
          <w:numId w:val="133"/>
        </w:numPr>
        <w:jc w:val="both"/>
        <w:rPr>
          <w:rFonts w:ascii="Arial" w:hAnsi="Arial" w:cs="Arial"/>
          <w:b/>
          <w:lang w:val="en-IN"/>
        </w:rPr>
      </w:pPr>
      <w:r w:rsidRPr="0067483B">
        <w:rPr>
          <w:rFonts w:ascii="Arial" w:hAnsi="Arial" w:cs="Arial"/>
          <w:b/>
          <w:bCs/>
          <w:lang w:val="en-IN"/>
        </w:rPr>
        <w:t>Condition at Return</w:t>
      </w:r>
      <w:r w:rsidRPr="0067483B">
        <w:rPr>
          <w:rFonts w:ascii="Arial" w:hAnsi="Arial" w:cs="Arial"/>
          <w:b/>
          <w:lang w:val="en-IN"/>
        </w:rPr>
        <w:t xml:space="preserve"> – Good, Damaged, Missing.</w:t>
      </w:r>
    </w:p>
    <w:p w14:paraId="177A44C2"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Process:</w:t>
      </w:r>
    </w:p>
    <w:p w14:paraId="48AC7BD3" w14:textId="77777777" w:rsidR="0067483B" w:rsidRPr="0067483B" w:rsidRDefault="0067483B" w:rsidP="0067483B">
      <w:pPr>
        <w:numPr>
          <w:ilvl w:val="0"/>
          <w:numId w:val="134"/>
        </w:numPr>
        <w:jc w:val="both"/>
        <w:rPr>
          <w:rFonts w:ascii="Arial" w:hAnsi="Arial" w:cs="Arial"/>
          <w:b/>
          <w:lang w:val="en-IN"/>
        </w:rPr>
      </w:pPr>
      <w:r w:rsidRPr="0067483B">
        <w:rPr>
          <w:rFonts w:ascii="Arial" w:hAnsi="Arial" w:cs="Arial"/>
          <w:b/>
          <w:lang w:val="en-IN"/>
        </w:rPr>
        <w:t>Upon return, tool stock is updated in Tools Master.</w:t>
      </w:r>
    </w:p>
    <w:p w14:paraId="1C173415" w14:textId="77777777" w:rsidR="0067483B" w:rsidRPr="0067483B" w:rsidRDefault="0067483B" w:rsidP="0067483B">
      <w:pPr>
        <w:numPr>
          <w:ilvl w:val="0"/>
          <w:numId w:val="134"/>
        </w:numPr>
        <w:jc w:val="both"/>
        <w:rPr>
          <w:rFonts w:ascii="Arial" w:hAnsi="Arial" w:cs="Arial"/>
          <w:b/>
          <w:lang w:val="en-IN"/>
        </w:rPr>
      </w:pPr>
      <w:r w:rsidRPr="0067483B">
        <w:rPr>
          <w:rFonts w:ascii="Arial" w:hAnsi="Arial" w:cs="Arial"/>
          <w:b/>
          <w:lang w:val="en-IN"/>
        </w:rPr>
        <w:t xml:space="preserve">If marked </w:t>
      </w:r>
      <w:r w:rsidRPr="0067483B">
        <w:rPr>
          <w:rFonts w:ascii="Arial" w:hAnsi="Arial" w:cs="Arial"/>
          <w:b/>
          <w:bCs/>
          <w:lang w:val="en-IN"/>
        </w:rPr>
        <w:t>Damaged</w:t>
      </w:r>
      <w:r w:rsidRPr="0067483B">
        <w:rPr>
          <w:rFonts w:ascii="Arial" w:hAnsi="Arial" w:cs="Arial"/>
          <w:b/>
          <w:lang w:val="en-IN"/>
        </w:rPr>
        <w:t xml:space="preserve"> or </w:t>
      </w:r>
      <w:r w:rsidRPr="0067483B">
        <w:rPr>
          <w:rFonts w:ascii="Arial" w:hAnsi="Arial" w:cs="Arial"/>
          <w:b/>
          <w:bCs/>
          <w:lang w:val="en-IN"/>
        </w:rPr>
        <w:t>Missing</w:t>
      </w:r>
      <w:r w:rsidRPr="0067483B">
        <w:rPr>
          <w:rFonts w:ascii="Arial" w:hAnsi="Arial" w:cs="Arial"/>
          <w:b/>
          <w:lang w:val="en-IN"/>
        </w:rPr>
        <w:t>, an alert is generated in Missing Tools List for Admin to review and initiate recovery/replacement action.</w:t>
      </w:r>
    </w:p>
    <w:p w14:paraId="4135C8B8" w14:textId="77777777" w:rsidR="0067483B" w:rsidRPr="0067483B" w:rsidRDefault="00000000" w:rsidP="0067483B">
      <w:pPr>
        <w:jc w:val="both"/>
        <w:rPr>
          <w:rFonts w:ascii="Arial" w:hAnsi="Arial" w:cs="Arial"/>
          <w:b/>
          <w:lang w:val="en-IN"/>
        </w:rPr>
      </w:pPr>
      <w:r>
        <w:rPr>
          <w:rFonts w:ascii="Arial" w:hAnsi="Arial" w:cs="Arial"/>
          <w:b/>
          <w:lang w:val="en-IN"/>
        </w:rPr>
        <w:pict w14:anchorId="017ED6BA">
          <v:rect id="_x0000_i1053" style="width:0;height:1.5pt" o:hralign="center" o:hrstd="t" o:hr="t" fillcolor="#a0a0a0" stroked="f"/>
        </w:pict>
      </w:r>
    </w:p>
    <w:p w14:paraId="4762126F" w14:textId="77777777" w:rsidR="0067483B" w:rsidRPr="0067483B" w:rsidRDefault="0067483B" w:rsidP="0067483B">
      <w:pPr>
        <w:jc w:val="both"/>
        <w:rPr>
          <w:rFonts w:ascii="Arial" w:hAnsi="Arial" w:cs="Arial"/>
          <w:b/>
          <w:bCs/>
          <w:lang w:val="en-IN"/>
        </w:rPr>
      </w:pPr>
      <w:r w:rsidRPr="0067483B">
        <w:rPr>
          <w:rFonts w:ascii="Segoe UI Emoji" w:hAnsi="Segoe UI Emoji" w:cs="Segoe UI Emoji"/>
          <w:b/>
          <w:bCs/>
          <w:lang w:val="en-IN"/>
        </w:rPr>
        <w:t>🔷</w:t>
      </w:r>
      <w:r w:rsidRPr="0067483B">
        <w:rPr>
          <w:rFonts w:ascii="Arial" w:hAnsi="Arial" w:cs="Arial"/>
          <w:b/>
          <w:bCs/>
          <w:lang w:val="en-IN"/>
        </w:rPr>
        <w:t xml:space="preserve"> 12.2 Transaction Updates</w:t>
      </w:r>
    </w:p>
    <w:p w14:paraId="186A1321"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12.2.1 Tool Request Approval [Screen Id – TT0007]</w:t>
      </w:r>
    </w:p>
    <w:p w14:paraId="386C948F" w14:textId="7AE00DBA" w:rsidR="0067483B" w:rsidRPr="0067483B" w:rsidRDefault="0067483B" w:rsidP="0067483B">
      <w:pPr>
        <w:jc w:val="both"/>
        <w:rPr>
          <w:rFonts w:ascii="Arial" w:hAnsi="Arial" w:cs="Arial"/>
          <w:b/>
          <w:lang w:val="en-IN"/>
        </w:rPr>
      </w:pPr>
      <w:r w:rsidRPr="0067483B">
        <w:rPr>
          <w:rFonts w:ascii="Arial" w:hAnsi="Arial" w:cs="Arial"/>
          <w:b/>
          <w:bCs/>
          <w:lang w:val="en-IN"/>
        </w:rPr>
        <w:lastRenderedPageBreak/>
        <w:t>Functionality:</w:t>
      </w:r>
      <w:r w:rsidRPr="0067483B">
        <w:rPr>
          <w:rFonts w:ascii="Arial" w:hAnsi="Arial" w:cs="Arial"/>
          <w:b/>
          <w:lang w:val="en-IN"/>
        </w:rPr>
        <w:br/>
        <w:t>Admins or Approvers view pending tool requests in the Approval screen:</w:t>
      </w:r>
    </w:p>
    <w:p w14:paraId="388BF4F0" w14:textId="77777777" w:rsidR="0067483B" w:rsidRPr="0067483B" w:rsidRDefault="0067483B" w:rsidP="0067483B">
      <w:pPr>
        <w:numPr>
          <w:ilvl w:val="0"/>
          <w:numId w:val="135"/>
        </w:numPr>
        <w:jc w:val="both"/>
        <w:rPr>
          <w:rFonts w:ascii="Arial" w:hAnsi="Arial" w:cs="Arial"/>
          <w:b/>
          <w:lang w:val="en-IN"/>
        </w:rPr>
      </w:pPr>
      <w:r w:rsidRPr="0067483B">
        <w:rPr>
          <w:rFonts w:ascii="Arial" w:hAnsi="Arial" w:cs="Arial"/>
          <w:b/>
          <w:lang w:val="en-IN"/>
        </w:rPr>
        <w:t xml:space="preserve">Approve: Tool is issued by </w:t>
      </w:r>
      <w:proofErr w:type="spellStart"/>
      <w:r w:rsidRPr="0067483B">
        <w:rPr>
          <w:rFonts w:ascii="Arial" w:hAnsi="Arial" w:cs="Arial"/>
          <w:b/>
          <w:lang w:val="en-IN"/>
        </w:rPr>
        <w:t>Toolskeeper</w:t>
      </w:r>
      <w:proofErr w:type="spellEnd"/>
      <w:r w:rsidRPr="0067483B">
        <w:rPr>
          <w:rFonts w:ascii="Arial" w:hAnsi="Arial" w:cs="Arial"/>
          <w:b/>
          <w:lang w:val="en-IN"/>
        </w:rPr>
        <w:t>.</w:t>
      </w:r>
    </w:p>
    <w:p w14:paraId="6C405D7F" w14:textId="77777777" w:rsidR="0067483B" w:rsidRPr="0067483B" w:rsidRDefault="0067483B" w:rsidP="0067483B">
      <w:pPr>
        <w:numPr>
          <w:ilvl w:val="0"/>
          <w:numId w:val="135"/>
        </w:numPr>
        <w:jc w:val="both"/>
        <w:rPr>
          <w:rFonts w:ascii="Arial" w:hAnsi="Arial" w:cs="Arial"/>
          <w:b/>
          <w:lang w:val="en-IN"/>
        </w:rPr>
      </w:pPr>
      <w:r w:rsidRPr="0067483B">
        <w:rPr>
          <w:rFonts w:ascii="Arial" w:hAnsi="Arial" w:cs="Arial"/>
          <w:b/>
          <w:lang w:val="en-IN"/>
        </w:rPr>
        <w:t>Reject: Request status marked rejected with optional rejection note.</w:t>
      </w:r>
    </w:p>
    <w:p w14:paraId="7C4FC7D2"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Mandatory Columns:</w:t>
      </w:r>
    </w:p>
    <w:p w14:paraId="1BB1B8B4" w14:textId="77777777" w:rsidR="0067483B" w:rsidRPr="0067483B" w:rsidRDefault="0067483B" w:rsidP="0067483B">
      <w:pPr>
        <w:numPr>
          <w:ilvl w:val="0"/>
          <w:numId w:val="136"/>
        </w:numPr>
        <w:jc w:val="both"/>
        <w:rPr>
          <w:rFonts w:ascii="Arial" w:hAnsi="Arial" w:cs="Arial"/>
          <w:b/>
          <w:lang w:val="en-IN"/>
        </w:rPr>
      </w:pPr>
      <w:r w:rsidRPr="0067483B">
        <w:rPr>
          <w:rFonts w:ascii="Arial" w:hAnsi="Arial" w:cs="Arial"/>
          <w:b/>
          <w:bCs/>
          <w:lang w:val="en-IN"/>
        </w:rPr>
        <w:t>Request ID</w:t>
      </w:r>
    </w:p>
    <w:p w14:paraId="0C079D26" w14:textId="77777777" w:rsidR="0067483B" w:rsidRPr="0067483B" w:rsidRDefault="0067483B" w:rsidP="0067483B">
      <w:pPr>
        <w:numPr>
          <w:ilvl w:val="0"/>
          <w:numId w:val="136"/>
        </w:numPr>
        <w:jc w:val="both"/>
        <w:rPr>
          <w:rFonts w:ascii="Arial" w:hAnsi="Arial" w:cs="Arial"/>
          <w:b/>
          <w:lang w:val="en-IN"/>
        </w:rPr>
      </w:pPr>
      <w:r w:rsidRPr="0067483B">
        <w:rPr>
          <w:rFonts w:ascii="Arial" w:hAnsi="Arial" w:cs="Arial"/>
          <w:b/>
          <w:bCs/>
          <w:lang w:val="en-IN"/>
        </w:rPr>
        <w:t>Requested By (User Email)</w:t>
      </w:r>
    </w:p>
    <w:p w14:paraId="1B24606C" w14:textId="77777777" w:rsidR="0067483B" w:rsidRPr="0067483B" w:rsidRDefault="0067483B" w:rsidP="0067483B">
      <w:pPr>
        <w:numPr>
          <w:ilvl w:val="0"/>
          <w:numId w:val="136"/>
        </w:numPr>
        <w:jc w:val="both"/>
        <w:rPr>
          <w:rFonts w:ascii="Arial" w:hAnsi="Arial" w:cs="Arial"/>
          <w:b/>
          <w:lang w:val="en-IN"/>
        </w:rPr>
      </w:pPr>
      <w:r w:rsidRPr="0067483B">
        <w:rPr>
          <w:rFonts w:ascii="Arial" w:hAnsi="Arial" w:cs="Arial"/>
          <w:b/>
          <w:bCs/>
          <w:lang w:val="en-IN"/>
        </w:rPr>
        <w:t>Tool Name</w:t>
      </w:r>
    </w:p>
    <w:p w14:paraId="5D93C9C0" w14:textId="77777777" w:rsidR="0067483B" w:rsidRPr="0067483B" w:rsidRDefault="0067483B" w:rsidP="0067483B">
      <w:pPr>
        <w:numPr>
          <w:ilvl w:val="0"/>
          <w:numId w:val="136"/>
        </w:numPr>
        <w:jc w:val="both"/>
        <w:rPr>
          <w:rFonts w:ascii="Arial" w:hAnsi="Arial" w:cs="Arial"/>
          <w:b/>
          <w:lang w:val="en-IN"/>
        </w:rPr>
      </w:pPr>
      <w:r w:rsidRPr="0067483B">
        <w:rPr>
          <w:rFonts w:ascii="Arial" w:hAnsi="Arial" w:cs="Arial"/>
          <w:b/>
          <w:bCs/>
          <w:lang w:val="en-IN"/>
        </w:rPr>
        <w:t>Quantity Requested</w:t>
      </w:r>
    </w:p>
    <w:p w14:paraId="09AFC5A3" w14:textId="77777777" w:rsidR="0067483B" w:rsidRPr="0067483B" w:rsidRDefault="0067483B" w:rsidP="0067483B">
      <w:pPr>
        <w:numPr>
          <w:ilvl w:val="0"/>
          <w:numId w:val="136"/>
        </w:numPr>
        <w:jc w:val="both"/>
        <w:rPr>
          <w:rFonts w:ascii="Arial" w:hAnsi="Arial" w:cs="Arial"/>
          <w:b/>
          <w:lang w:val="en-IN"/>
        </w:rPr>
      </w:pPr>
      <w:r w:rsidRPr="0067483B">
        <w:rPr>
          <w:rFonts w:ascii="Arial" w:hAnsi="Arial" w:cs="Arial"/>
          <w:b/>
          <w:bCs/>
          <w:lang w:val="en-IN"/>
        </w:rPr>
        <w:t>Approval Status</w:t>
      </w:r>
    </w:p>
    <w:p w14:paraId="373DAD7F" w14:textId="77777777" w:rsidR="0067483B" w:rsidRPr="0067483B" w:rsidRDefault="00000000" w:rsidP="0067483B">
      <w:pPr>
        <w:jc w:val="both"/>
        <w:rPr>
          <w:rFonts w:ascii="Arial" w:hAnsi="Arial" w:cs="Arial"/>
          <w:b/>
          <w:lang w:val="en-IN"/>
        </w:rPr>
      </w:pPr>
      <w:r>
        <w:rPr>
          <w:rFonts w:ascii="Arial" w:hAnsi="Arial" w:cs="Arial"/>
          <w:b/>
          <w:lang w:val="en-IN"/>
        </w:rPr>
        <w:pict w14:anchorId="7A0042A8">
          <v:rect id="_x0000_i1054" style="width:0;height:1.5pt" o:hralign="center" o:hrstd="t" o:hr="t" fillcolor="#a0a0a0" stroked="f"/>
        </w:pict>
      </w:r>
    </w:p>
    <w:p w14:paraId="5435AC37"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12.2.2 Tool Condition Updates [Screen Id – TT0008]</w:t>
      </w:r>
    </w:p>
    <w:p w14:paraId="2A1C93F9" w14:textId="77777777" w:rsidR="0067483B" w:rsidRPr="0067483B" w:rsidRDefault="0067483B" w:rsidP="0067483B">
      <w:pPr>
        <w:jc w:val="both"/>
        <w:rPr>
          <w:rFonts w:ascii="Arial" w:hAnsi="Arial" w:cs="Arial"/>
          <w:b/>
          <w:lang w:val="en-IN"/>
        </w:rPr>
      </w:pPr>
      <w:proofErr w:type="spellStart"/>
      <w:r w:rsidRPr="0067483B">
        <w:rPr>
          <w:rFonts w:ascii="Arial" w:hAnsi="Arial" w:cs="Arial"/>
          <w:b/>
          <w:lang w:val="en-IN"/>
        </w:rPr>
        <w:t>Toolskeeper</w:t>
      </w:r>
      <w:proofErr w:type="spellEnd"/>
      <w:r w:rsidRPr="0067483B">
        <w:rPr>
          <w:rFonts w:ascii="Arial" w:hAnsi="Arial" w:cs="Arial"/>
          <w:b/>
          <w:lang w:val="en-IN"/>
        </w:rPr>
        <w:t xml:space="preserve"> updates tool condition when returned:</w:t>
      </w:r>
    </w:p>
    <w:p w14:paraId="256570B4" w14:textId="77777777" w:rsidR="0067483B" w:rsidRPr="0067483B" w:rsidRDefault="0067483B" w:rsidP="0067483B">
      <w:pPr>
        <w:numPr>
          <w:ilvl w:val="0"/>
          <w:numId w:val="137"/>
        </w:numPr>
        <w:jc w:val="both"/>
        <w:rPr>
          <w:rFonts w:ascii="Arial" w:hAnsi="Arial" w:cs="Arial"/>
          <w:b/>
          <w:lang w:val="en-IN"/>
        </w:rPr>
      </w:pPr>
      <w:r w:rsidRPr="0067483B">
        <w:rPr>
          <w:rFonts w:ascii="Arial" w:hAnsi="Arial" w:cs="Arial"/>
          <w:b/>
          <w:lang w:val="en-IN"/>
        </w:rPr>
        <w:t>Good</w:t>
      </w:r>
    </w:p>
    <w:p w14:paraId="3FA17A8A" w14:textId="77777777" w:rsidR="0067483B" w:rsidRPr="0067483B" w:rsidRDefault="0067483B" w:rsidP="0067483B">
      <w:pPr>
        <w:numPr>
          <w:ilvl w:val="0"/>
          <w:numId w:val="137"/>
        </w:numPr>
        <w:jc w:val="both"/>
        <w:rPr>
          <w:rFonts w:ascii="Arial" w:hAnsi="Arial" w:cs="Arial"/>
          <w:b/>
          <w:lang w:val="en-IN"/>
        </w:rPr>
      </w:pPr>
      <w:r w:rsidRPr="0067483B">
        <w:rPr>
          <w:rFonts w:ascii="Arial" w:hAnsi="Arial" w:cs="Arial"/>
          <w:b/>
          <w:lang w:val="en-IN"/>
        </w:rPr>
        <w:t>Needs Repair</w:t>
      </w:r>
    </w:p>
    <w:p w14:paraId="30E6CF1C" w14:textId="77777777" w:rsidR="0067483B" w:rsidRPr="0067483B" w:rsidRDefault="0067483B" w:rsidP="0067483B">
      <w:pPr>
        <w:numPr>
          <w:ilvl w:val="0"/>
          <w:numId w:val="137"/>
        </w:numPr>
        <w:jc w:val="both"/>
        <w:rPr>
          <w:rFonts w:ascii="Arial" w:hAnsi="Arial" w:cs="Arial"/>
          <w:b/>
          <w:lang w:val="en-IN"/>
        </w:rPr>
      </w:pPr>
      <w:r w:rsidRPr="0067483B">
        <w:rPr>
          <w:rFonts w:ascii="Arial" w:hAnsi="Arial" w:cs="Arial"/>
          <w:b/>
          <w:lang w:val="en-IN"/>
        </w:rPr>
        <w:t>Missing</w:t>
      </w:r>
    </w:p>
    <w:p w14:paraId="21A429E2" w14:textId="6426257C"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bCs/>
          <w:lang w:val="en-IN"/>
        </w:rPr>
        <w:t>Process:</w:t>
      </w:r>
      <w:r w:rsidRPr="0067483B">
        <w:rPr>
          <w:rFonts w:ascii="Arial" w:hAnsi="Arial" w:cs="Arial"/>
          <w:b/>
          <w:lang w:val="en-IN"/>
        </w:rPr>
        <w:br/>
        <w:t xml:space="preserve">If marked as </w:t>
      </w:r>
      <w:r w:rsidRPr="0067483B">
        <w:rPr>
          <w:rFonts w:ascii="Arial" w:hAnsi="Arial" w:cs="Arial"/>
          <w:b/>
          <w:bCs/>
          <w:lang w:val="en-IN"/>
        </w:rPr>
        <w:t>Needs Repair</w:t>
      </w:r>
      <w:r w:rsidRPr="0067483B">
        <w:rPr>
          <w:rFonts w:ascii="Arial" w:hAnsi="Arial" w:cs="Arial"/>
          <w:b/>
          <w:lang w:val="en-IN"/>
        </w:rPr>
        <w:t xml:space="preserve">, the tool is flagged for maintenance and temporarily deactivated in stock availability. If </w:t>
      </w:r>
      <w:r w:rsidRPr="0067483B">
        <w:rPr>
          <w:rFonts w:ascii="Arial" w:hAnsi="Arial" w:cs="Arial"/>
          <w:b/>
          <w:bCs/>
          <w:lang w:val="en-IN"/>
        </w:rPr>
        <w:t>Missing</w:t>
      </w:r>
      <w:r w:rsidRPr="0067483B">
        <w:rPr>
          <w:rFonts w:ascii="Arial" w:hAnsi="Arial" w:cs="Arial"/>
          <w:b/>
          <w:lang w:val="en-IN"/>
        </w:rPr>
        <w:t>, Admin is alerted for disciplinary or replacement action.</w:t>
      </w:r>
    </w:p>
    <w:p w14:paraId="31E78C3C" w14:textId="77777777" w:rsidR="0067483B" w:rsidRPr="0067483B" w:rsidRDefault="00000000" w:rsidP="0067483B">
      <w:pPr>
        <w:jc w:val="both"/>
        <w:rPr>
          <w:rFonts w:ascii="Arial" w:hAnsi="Arial" w:cs="Arial"/>
          <w:b/>
          <w:lang w:val="en-IN"/>
        </w:rPr>
      </w:pPr>
      <w:r>
        <w:rPr>
          <w:rFonts w:ascii="Arial" w:hAnsi="Arial" w:cs="Arial"/>
          <w:b/>
          <w:lang w:val="en-IN"/>
        </w:rPr>
        <w:pict w14:anchorId="770A23DC">
          <v:rect id="_x0000_i1055" style="width:0;height:1.5pt" o:hralign="center" o:hrstd="t" o:hr="t" fillcolor="#a0a0a0" stroked="f"/>
        </w:pict>
      </w:r>
    </w:p>
    <w:p w14:paraId="1AFB9811"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12.2.3 Tool Maintenance Records [Screen Id – TT0009]</w:t>
      </w:r>
    </w:p>
    <w:p w14:paraId="4105757B" w14:textId="77777777" w:rsidR="0067483B" w:rsidRPr="0067483B" w:rsidRDefault="0067483B" w:rsidP="0067483B">
      <w:pPr>
        <w:jc w:val="both"/>
        <w:rPr>
          <w:rFonts w:ascii="Arial" w:hAnsi="Arial" w:cs="Arial"/>
          <w:b/>
          <w:lang w:val="en-IN"/>
        </w:rPr>
      </w:pPr>
      <w:r w:rsidRPr="0067483B">
        <w:rPr>
          <w:rFonts w:ascii="Arial" w:hAnsi="Arial" w:cs="Arial"/>
          <w:b/>
          <w:lang w:val="en-IN"/>
        </w:rPr>
        <w:t>When tools require repairs:</w:t>
      </w:r>
    </w:p>
    <w:p w14:paraId="0978B718" w14:textId="204A798F" w:rsidR="0067483B" w:rsidRPr="0067483B" w:rsidRDefault="0067483B" w:rsidP="0067483B">
      <w:pPr>
        <w:jc w:val="both"/>
        <w:rPr>
          <w:rFonts w:ascii="Arial" w:hAnsi="Arial" w:cs="Arial"/>
          <w:b/>
          <w:lang w:val="en-IN"/>
        </w:rPr>
      </w:pPr>
      <w:r w:rsidRPr="0067483B">
        <w:rPr>
          <w:rFonts w:ascii="Arial" w:hAnsi="Arial" w:cs="Arial"/>
          <w:b/>
          <w:bCs/>
          <w:lang w:val="en-IN"/>
        </w:rPr>
        <w:t>Fields:</w:t>
      </w:r>
    </w:p>
    <w:p w14:paraId="7714CB2A" w14:textId="77777777" w:rsidR="0067483B" w:rsidRPr="0067483B" w:rsidRDefault="0067483B" w:rsidP="0067483B">
      <w:pPr>
        <w:numPr>
          <w:ilvl w:val="0"/>
          <w:numId w:val="138"/>
        </w:numPr>
        <w:jc w:val="both"/>
        <w:rPr>
          <w:rFonts w:ascii="Arial" w:hAnsi="Arial" w:cs="Arial"/>
          <w:b/>
          <w:lang w:val="en-IN"/>
        </w:rPr>
      </w:pPr>
      <w:r w:rsidRPr="0067483B">
        <w:rPr>
          <w:rFonts w:ascii="Arial" w:hAnsi="Arial" w:cs="Arial"/>
          <w:b/>
          <w:bCs/>
          <w:lang w:val="en-IN"/>
        </w:rPr>
        <w:t>Tool ID</w:t>
      </w:r>
    </w:p>
    <w:p w14:paraId="73C2F3FB" w14:textId="77777777" w:rsidR="0067483B" w:rsidRPr="0067483B" w:rsidRDefault="0067483B" w:rsidP="0067483B">
      <w:pPr>
        <w:numPr>
          <w:ilvl w:val="0"/>
          <w:numId w:val="138"/>
        </w:numPr>
        <w:jc w:val="both"/>
        <w:rPr>
          <w:rFonts w:ascii="Arial" w:hAnsi="Arial" w:cs="Arial"/>
          <w:b/>
          <w:lang w:val="en-IN"/>
        </w:rPr>
      </w:pPr>
      <w:r w:rsidRPr="0067483B">
        <w:rPr>
          <w:rFonts w:ascii="Arial" w:hAnsi="Arial" w:cs="Arial"/>
          <w:b/>
          <w:bCs/>
          <w:lang w:val="en-IN"/>
        </w:rPr>
        <w:t>Issue Description</w:t>
      </w:r>
    </w:p>
    <w:p w14:paraId="1916C96A" w14:textId="77777777" w:rsidR="0067483B" w:rsidRPr="0067483B" w:rsidRDefault="0067483B" w:rsidP="0067483B">
      <w:pPr>
        <w:numPr>
          <w:ilvl w:val="0"/>
          <w:numId w:val="138"/>
        </w:numPr>
        <w:jc w:val="both"/>
        <w:rPr>
          <w:rFonts w:ascii="Arial" w:hAnsi="Arial" w:cs="Arial"/>
          <w:b/>
          <w:lang w:val="en-IN"/>
        </w:rPr>
      </w:pPr>
      <w:r w:rsidRPr="0067483B">
        <w:rPr>
          <w:rFonts w:ascii="Arial" w:hAnsi="Arial" w:cs="Arial"/>
          <w:b/>
          <w:bCs/>
          <w:lang w:val="en-IN"/>
        </w:rPr>
        <w:t>Maintenance Action Taken</w:t>
      </w:r>
    </w:p>
    <w:p w14:paraId="1A39AA46" w14:textId="77777777" w:rsidR="0067483B" w:rsidRPr="0067483B" w:rsidRDefault="0067483B" w:rsidP="0067483B">
      <w:pPr>
        <w:numPr>
          <w:ilvl w:val="0"/>
          <w:numId w:val="138"/>
        </w:numPr>
        <w:jc w:val="both"/>
        <w:rPr>
          <w:rFonts w:ascii="Arial" w:hAnsi="Arial" w:cs="Arial"/>
          <w:b/>
          <w:lang w:val="en-IN"/>
        </w:rPr>
      </w:pPr>
      <w:r w:rsidRPr="0067483B">
        <w:rPr>
          <w:rFonts w:ascii="Arial" w:hAnsi="Arial" w:cs="Arial"/>
          <w:b/>
          <w:bCs/>
          <w:lang w:val="en-IN"/>
        </w:rPr>
        <w:t>Date of Repair</w:t>
      </w:r>
    </w:p>
    <w:p w14:paraId="3145ECD6" w14:textId="77777777" w:rsidR="0067483B" w:rsidRPr="0067483B" w:rsidRDefault="0067483B" w:rsidP="0067483B">
      <w:pPr>
        <w:numPr>
          <w:ilvl w:val="0"/>
          <w:numId w:val="138"/>
        </w:numPr>
        <w:jc w:val="both"/>
        <w:rPr>
          <w:rFonts w:ascii="Arial" w:hAnsi="Arial" w:cs="Arial"/>
          <w:b/>
          <w:lang w:val="en-IN"/>
        </w:rPr>
      </w:pPr>
      <w:r w:rsidRPr="0067483B">
        <w:rPr>
          <w:rFonts w:ascii="Arial" w:hAnsi="Arial" w:cs="Arial"/>
          <w:b/>
          <w:bCs/>
          <w:lang w:val="en-IN"/>
        </w:rPr>
        <w:t>Status (Completed / Pending)</w:t>
      </w:r>
    </w:p>
    <w:p w14:paraId="629BAA6D" w14:textId="2678F6C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bCs/>
          <w:lang w:val="en-IN"/>
        </w:rPr>
        <w:t>Process:</w:t>
      </w:r>
      <w:r w:rsidRPr="0067483B">
        <w:rPr>
          <w:rFonts w:ascii="Arial" w:hAnsi="Arial" w:cs="Arial"/>
          <w:b/>
          <w:lang w:val="en-IN"/>
        </w:rPr>
        <w:br/>
        <w:t xml:space="preserve">Tools under repair remain unavailable for issuance until marked </w:t>
      </w:r>
      <w:r w:rsidRPr="0067483B">
        <w:rPr>
          <w:rFonts w:ascii="Arial" w:hAnsi="Arial" w:cs="Arial"/>
          <w:b/>
          <w:bCs/>
          <w:lang w:val="en-IN"/>
        </w:rPr>
        <w:t>Completed</w:t>
      </w:r>
      <w:r w:rsidRPr="0067483B">
        <w:rPr>
          <w:rFonts w:ascii="Arial" w:hAnsi="Arial" w:cs="Arial"/>
          <w:b/>
          <w:lang w:val="en-IN"/>
        </w:rPr>
        <w:t>.</w:t>
      </w:r>
    </w:p>
    <w:p w14:paraId="08E60BE4" w14:textId="77777777" w:rsidR="0067483B" w:rsidRPr="0067483B" w:rsidRDefault="00000000" w:rsidP="0067483B">
      <w:pPr>
        <w:jc w:val="both"/>
        <w:rPr>
          <w:rFonts w:ascii="Arial" w:hAnsi="Arial" w:cs="Arial"/>
          <w:b/>
          <w:lang w:val="en-IN"/>
        </w:rPr>
      </w:pPr>
      <w:r>
        <w:rPr>
          <w:rFonts w:ascii="Arial" w:hAnsi="Arial" w:cs="Arial"/>
          <w:b/>
          <w:lang w:val="en-IN"/>
        </w:rPr>
        <w:pict w14:anchorId="5B0EABD3">
          <v:rect id="_x0000_i1056" style="width:0;height:1.5pt" o:hralign="center" o:hrstd="t" o:hr="t" fillcolor="#a0a0a0" stroked="f"/>
        </w:pict>
      </w:r>
    </w:p>
    <w:p w14:paraId="7C62D9B4"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12.2.4 Tools Disposal Records [Screen Id – TT0010]</w:t>
      </w:r>
    </w:p>
    <w:p w14:paraId="7746D136" w14:textId="77777777" w:rsidR="0067483B" w:rsidRPr="0067483B" w:rsidRDefault="0067483B" w:rsidP="0067483B">
      <w:pPr>
        <w:jc w:val="both"/>
        <w:rPr>
          <w:rFonts w:ascii="Arial" w:hAnsi="Arial" w:cs="Arial"/>
          <w:b/>
          <w:lang w:val="en-IN"/>
        </w:rPr>
      </w:pPr>
      <w:r w:rsidRPr="0067483B">
        <w:rPr>
          <w:rFonts w:ascii="Arial" w:hAnsi="Arial" w:cs="Arial"/>
          <w:b/>
          <w:lang w:val="en-IN"/>
        </w:rPr>
        <w:t>When tools are permanently damaged or obsolete:</w:t>
      </w:r>
    </w:p>
    <w:p w14:paraId="72D50A83"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lang w:val="en-IN"/>
        </w:rPr>
        <w:t xml:space="preserve"> </w:t>
      </w:r>
      <w:r w:rsidRPr="0067483B">
        <w:rPr>
          <w:rFonts w:ascii="Arial" w:hAnsi="Arial" w:cs="Arial"/>
          <w:b/>
          <w:bCs/>
          <w:lang w:val="en-IN"/>
        </w:rPr>
        <w:t>Fields:</w:t>
      </w:r>
    </w:p>
    <w:p w14:paraId="72013434" w14:textId="77777777" w:rsidR="0067483B" w:rsidRPr="0067483B" w:rsidRDefault="0067483B" w:rsidP="0067483B">
      <w:pPr>
        <w:numPr>
          <w:ilvl w:val="0"/>
          <w:numId w:val="139"/>
        </w:numPr>
        <w:jc w:val="both"/>
        <w:rPr>
          <w:rFonts w:ascii="Arial" w:hAnsi="Arial" w:cs="Arial"/>
          <w:b/>
          <w:lang w:val="en-IN"/>
        </w:rPr>
      </w:pPr>
      <w:r w:rsidRPr="0067483B">
        <w:rPr>
          <w:rFonts w:ascii="Arial" w:hAnsi="Arial" w:cs="Arial"/>
          <w:b/>
          <w:bCs/>
          <w:lang w:val="en-IN"/>
        </w:rPr>
        <w:t>Tool ID</w:t>
      </w:r>
    </w:p>
    <w:p w14:paraId="333CAF65" w14:textId="77777777" w:rsidR="0067483B" w:rsidRPr="0067483B" w:rsidRDefault="0067483B" w:rsidP="0067483B">
      <w:pPr>
        <w:numPr>
          <w:ilvl w:val="0"/>
          <w:numId w:val="139"/>
        </w:numPr>
        <w:jc w:val="both"/>
        <w:rPr>
          <w:rFonts w:ascii="Arial" w:hAnsi="Arial" w:cs="Arial"/>
          <w:b/>
          <w:lang w:val="en-IN"/>
        </w:rPr>
      </w:pPr>
      <w:r w:rsidRPr="0067483B">
        <w:rPr>
          <w:rFonts w:ascii="Arial" w:hAnsi="Arial" w:cs="Arial"/>
          <w:b/>
          <w:bCs/>
          <w:lang w:val="en-IN"/>
        </w:rPr>
        <w:t>Disposal Date</w:t>
      </w:r>
    </w:p>
    <w:p w14:paraId="3A217CF3" w14:textId="77777777" w:rsidR="0067483B" w:rsidRPr="0067483B" w:rsidRDefault="0067483B" w:rsidP="0067483B">
      <w:pPr>
        <w:numPr>
          <w:ilvl w:val="0"/>
          <w:numId w:val="139"/>
        </w:numPr>
        <w:jc w:val="both"/>
        <w:rPr>
          <w:rFonts w:ascii="Arial" w:hAnsi="Arial" w:cs="Arial"/>
          <w:b/>
          <w:lang w:val="en-IN"/>
        </w:rPr>
      </w:pPr>
      <w:r w:rsidRPr="0067483B">
        <w:rPr>
          <w:rFonts w:ascii="Arial" w:hAnsi="Arial" w:cs="Arial"/>
          <w:b/>
          <w:bCs/>
          <w:lang w:val="en-IN"/>
        </w:rPr>
        <w:t>Reason for Disposal</w:t>
      </w:r>
    </w:p>
    <w:p w14:paraId="31C34627" w14:textId="77777777" w:rsidR="0067483B" w:rsidRPr="0067483B" w:rsidRDefault="0067483B" w:rsidP="0067483B">
      <w:pPr>
        <w:numPr>
          <w:ilvl w:val="0"/>
          <w:numId w:val="139"/>
        </w:numPr>
        <w:jc w:val="both"/>
        <w:rPr>
          <w:rFonts w:ascii="Arial" w:hAnsi="Arial" w:cs="Arial"/>
          <w:b/>
          <w:lang w:val="en-IN"/>
        </w:rPr>
      </w:pPr>
      <w:r w:rsidRPr="0067483B">
        <w:rPr>
          <w:rFonts w:ascii="Arial" w:hAnsi="Arial" w:cs="Arial"/>
          <w:b/>
          <w:bCs/>
          <w:lang w:val="en-IN"/>
        </w:rPr>
        <w:t>Approved By (Admin)</w:t>
      </w:r>
    </w:p>
    <w:p w14:paraId="2B6711C6" w14:textId="09A001AB"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bCs/>
          <w:lang w:val="en-IN"/>
        </w:rPr>
        <w:t>Process:</w:t>
      </w:r>
      <w:r w:rsidRPr="0067483B">
        <w:rPr>
          <w:rFonts w:ascii="Arial" w:hAnsi="Arial" w:cs="Arial"/>
          <w:b/>
          <w:lang w:val="en-IN"/>
        </w:rPr>
        <w:br/>
        <w:t xml:space="preserve">Tool record is marked as </w:t>
      </w:r>
      <w:r w:rsidRPr="0067483B">
        <w:rPr>
          <w:rFonts w:ascii="Arial" w:hAnsi="Arial" w:cs="Arial"/>
          <w:b/>
          <w:bCs/>
          <w:lang w:val="en-IN"/>
        </w:rPr>
        <w:t>Inactive</w:t>
      </w:r>
      <w:r w:rsidRPr="0067483B">
        <w:rPr>
          <w:rFonts w:ascii="Arial" w:hAnsi="Arial" w:cs="Arial"/>
          <w:b/>
          <w:lang w:val="en-IN"/>
        </w:rPr>
        <w:t xml:space="preserve"> and removed from available stock list.</w:t>
      </w:r>
    </w:p>
    <w:p w14:paraId="2C2196F9" w14:textId="77777777" w:rsidR="0067483B" w:rsidRPr="0067483B" w:rsidRDefault="00000000" w:rsidP="0067483B">
      <w:pPr>
        <w:jc w:val="both"/>
        <w:rPr>
          <w:rFonts w:ascii="Arial" w:hAnsi="Arial" w:cs="Arial"/>
          <w:b/>
          <w:lang w:val="en-IN"/>
        </w:rPr>
      </w:pPr>
      <w:r>
        <w:rPr>
          <w:rFonts w:ascii="Arial" w:hAnsi="Arial" w:cs="Arial"/>
          <w:b/>
          <w:lang w:val="en-IN"/>
        </w:rPr>
        <w:pict w14:anchorId="5CE2B610">
          <v:rect id="_x0000_i1057" style="width:0;height:1.5pt" o:hralign="center" o:hrstd="t" o:hr="t" fillcolor="#a0a0a0" stroked="f"/>
        </w:pict>
      </w:r>
    </w:p>
    <w:p w14:paraId="1FA99138"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12.2.5 Overdue Tools Monitoring [Screen Id – TT0011]</w:t>
      </w:r>
    </w:p>
    <w:p w14:paraId="4734E51D"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This </w:t>
      </w:r>
      <w:r w:rsidRPr="0067483B">
        <w:rPr>
          <w:rFonts w:ascii="Arial" w:hAnsi="Arial" w:cs="Arial"/>
          <w:b/>
          <w:bCs/>
          <w:lang w:val="en-IN"/>
        </w:rPr>
        <w:t>alert module</w:t>
      </w:r>
      <w:r w:rsidRPr="0067483B">
        <w:rPr>
          <w:rFonts w:ascii="Arial" w:hAnsi="Arial" w:cs="Arial"/>
          <w:b/>
          <w:lang w:val="en-IN"/>
        </w:rPr>
        <w:t xml:space="preserve"> lists tools not returned by the promise return date.</w:t>
      </w:r>
    </w:p>
    <w:p w14:paraId="53466638" w14:textId="77777777" w:rsidR="0067483B" w:rsidRPr="0067483B" w:rsidRDefault="0067483B" w:rsidP="0067483B">
      <w:pPr>
        <w:jc w:val="both"/>
        <w:rPr>
          <w:rFonts w:ascii="Arial" w:hAnsi="Arial" w:cs="Arial"/>
          <w:b/>
          <w:lang w:val="en-IN"/>
        </w:rPr>
      </w:pPr>
      <w:r w:rsidRPr="0067483B">
        <w:rPr>
          <w:rFonts w:ascii="Segoe UI Emoji" w:hAnsi="Segoe UI Emoji" w:cs="Segoe UI Emoji"/>
          <w:b/>
          <w:lang w:val="en-IN"/>
        </w:rPr>
        <w:lastRenderedPageBreak/>
        <w:t>✅</w:t>
      </w:r>
      <w:r w:rsidRPr="0067483B">
        <w:rPr>
          <w:rFonts w:ascii="Arial" w:hAnsi="Arial" w:cs="Arial"/>
          <w:b/>
          <w:lang w:val="en-IN"/>
        </w:rPr>
        <w:t xml:space="preserve"> </w:t>
      </w:r>
      <w:r w:rsidRPr="0067483B">
        <w:rPr>
          <w:rFonts w:ascii="Arial" w:hAnsi="Arial" w:cs="Arial"/>
          <w:b/>
          <w:bCs/>
          <w:lang w:val="en-IN"/>
        </w:rPr>
        <w:t>Fields:</w:t>
      </w:r>
    </w:p>
    <w:p w14:paraId="4ECC66A2" w14:textId="77777777" w:rsidR="0067483B" w:rsidRPr="0067483B" w:rsidRDefault="0067483B" w:rsidP="0067483B">
      <w:pPr>
        <w:numPr>
          <w:ilvl w:val="0"/>
          <w:numId w:val="140"/>
        </w:numPr>
        <w:jc w:val="both"/>
        <w:rPr>
          <w:rFonts w:ascii="Arial" w:hAnsi="Arial" w:cs="Arial"/>
          <w:b/>
          <w:lang w:val="en-IN"/>
        </w:rPr>
      </w:pPr>
      <w:r w:rsidRPr="0067483B">
        <w:rPr>
          <w:rFonts w:ascii="Arial" w:hAnsi="Arial" w:cs="Arial"/>
          <w:b/>
          <w:bCs/>
          <w:lang w:val="en-IN"/>
        </w:rPr>
        <w:t>Tool ID</w:t>
      </w:r>
    </w:p>
    <w:p w14:paraId="128A2B19" w14:textId="77777777" w:rsidR="0067483B" w:rsidRPr="0067483B" w:rsidRDefault="0067483B" w:rsidP="0067483B">
      <w:pPr>
        <w:numPr>
          <w:ilvl w:val="0"/>
          <w:numId w:val="140"/>
        </w:numPr>
        <w:jc w:val="both"/>
        <w:rPr>
          <w:rFonts w:ascii="Arial" w:hAnsi="Arial" w:cs="Arial"/>
          <w:b/>
          <w:lang w:val="en-IN"/>
        </w:rPr>
      </w:pPr>
      <w:r w:rsidRPr="0067483B">
        <w:rPr>
          <w:rFonts w:ascii="Arial" w:hAnsi="Arial" w:cs="Arial"/>
          <w:b/>
          <w:bCs/>
          <w:lang w:val="en-IN"/>
        </w:rPr>
        <w:t>User Email</w:t>
      </w:r>
    </w:p>
    <w:p w14:paraId="59A4142E" w14:textId="77777777" w:rsidR="0067483B" w:rsidRPr="0067483B" w:rsidRDefault="0067483B" w:rsidP="0067483B">
      <w:pPr>
        <w:numPr>
          <w:ilvl w:val="0"/>
          <w:numId w:val="140"/>
        </w:numPr>
        <w:jc w:val="both"/>
        <w:rPr>
          <w:rFonts w:ascii="Arial" w:hAnsi="Arial" w:cs="Arial"/>
          <w:b/>
          <w:lang w:val="en-IN"/>
        </w:rPr>
      </w:pPr>
      <w:r w:rsidRPr="0067483B">
        <w:rPr>
          <w:rFonts w:ascii="Arial" w:hAnsi="Arial" w:cs="Arial"/>
          <w:b/>
          <w:bCs/>
          <w:lang w:val="en-IN"/>
        </w:rPr>
        <w:t>Promise Return Date</w:t>
      </w:r>
    </w:p>
    <w:p w14:paraId="06A70819" w14:textId="77777777" w:rsidR="0067483B" w:rsidRPr="0067483B" w:rsidRDefault="0067483B" w:rsidP="0067483B">
      <w:pPr>
        <w:numPr>
          <w:ilvl w:val="0"/>
          <w:numId w:val="140"/>
        </w:numPr>
        <w:jc w:val="both"/>
        <w:rPr>
          <w:rFonts w:ascii="Arial" w:hAnsi="Arial" w:cs="Arial"/>
          <w:b/>
          <w:lang w:val="en-IN"/>
        </w:rPr>
      </w:pPr>
      <w:r w:rsidRPr="0067483B">
        <w:rPr>
          <w:rFonts w:ascii="Arial" w:hAnsi="Arial" w:cs="Arial"/>
          <w:b/>
          <w:bCs/>
          <w:lang w:val="en-IN"/>
        </w:rPr>
        <w:t>Days Overdue</w:t>
      </w:r>
    </w:p>
    <w:p w14:paraId="50EE6353" w14:textId="5A6CBAA3" w:rsidR="0067483B" w:rsidRPr="0067483B" w:rsidRDefault="0067483B" w:rsidP="0067483B">
      <w:pPr>
        <w:jc w:val="both"/>
        <w:rPr>
          <w:rFonts w:ascii="Arial" w:hAnsi="Arial" w:cs="Arial"/>
          <w:b/>
          <w:lang w:val="en-IN"/>
        </w:rPr>
      </w:pPr>
      <w:r w:rsidRPr="0067483B">
        <w:rPr>
          <w:rFonts w:ascii="Segoe UI Emoji" w:hAnsi="Segoe UI Emoji" w:cs="Segoe UI Emoji"/>
          <w:b/>
          <w:lang w:val="en-IN"/>
        </w:rPr>
        <w:t>🔧</w:t>
      </w:r>
      <w:r w:rsidRPr="0067483B">
        <w:rPr>
          <w:rFonts w:ascii="Arial" w:hAnsi="Arial" w:cs="Arial"/>
          <w:b/>
          <w:bCs/>
          <w:lang w:val="en-IN"/>
        </w:rPr>
        <w:t>Process:</w:t>
      </w:r>
      <w:r w:rsidRPr="0067483B">
        <w:rPr>
          <w:rFonts w:ascii="Arial" w:hAnsi="Arial" w:cs="Arial"/>
          <w:b/>
          <w:lang w:val="en-IN"/>
        </w:rPr>
        <w:br/>
        <w:t xml:space="preserve">Admin or </w:t>
      </w:r>
      <w:proofErr w:type="spellStart"/>
      <w:r w:rsidRPr="0067483B">
        <w:rPr>
          <w:rFonts w:ascii="Arial" w:hAnsi="Arial" w:cs="Arial"/>
          <w:b/>
          <w:lang w:val="en-IN"/>
        </w:rPr>
        <w:t>Toolskeeper</w:t>
      </w:r>
      <w:proofErr w:type="spellEnd"/>
      <w:r w:rsidRPr="0067483B">
        <w:rPr>
          <w:rFonts w:ascii="Arial" w:hAnsi="Arial" w:cs="Arial"/>
          <w:b/>
          <w:lang w:val="en-IN"/>
        </w:rPr>
        <w:t xml:space="preserve"> follows up with the user to ensure immediate return or initiate recovery procedures.</w:t>
      </w:r>
    </w:p>
    <w:p w14:paraId="6465427D" w14:textId="77777777" w:rsidR="0067483B" w:rsidRPr="0067483B" w:rsidRDefault="00000000" w:rsidP="0067483B">
      <w:pPr>
        <w:jc w:val="both"/>
        <w:rPr>
          <w:rFonts w:ascii="Arial" w:hAnsi="Arial" w:cs="Arial"/>
          <w:b/>
          <w:lang w:val="en-IN"/>
        </w:rPr>
      </w:pPr>
      <w:r>
        <w:rPr>
          <w:rFonts w:ascii="Arial" w:hAnsi="Arial" w:cs="Arial"/>
          <w:b/>
          <w:lang w:val="en-IN"/>
        </w:rPr>
        <w:pict w14:anchorId="006F59AF">
          <v:rect id="_x0000_i1058" style="width:0;height:1.5pt" o:hralign="center" o:hrstd="t" o:hr="t" fillcolor="#a0a0a0" stroked="f"/>
        </w:pict>
      </w:r>
    </w:p>
    <w:p w14:paraId="1BB49F5C" w14:textId="77777777" w:rsidR="0067483B" w:rsidRPr="0067483B" w:rsidRDefault="0067483B" w:rsidP="0067483B">
      <w:pPr>
        <w:jc w:val="both"/>
        <w:rPr>
          <w:rFonts w:ascii="Arial" w:hAnsi="Arial" w:cs="Arial"/>
          <w:b/>
          <w:bCs/>
          <w:lang w:val="en-IN"/>
        </w:rPr>
      </w:pPr>
      <w:r w:rsidRPr="0067483B">
        <w:rPr>
          <w:rFonts w:ascii="Arial" w:hAnsi="Arial" w:cs="Arial"/>
          <w:b/>
          <w:bCs/>
          <w:lang w:val="en-IN"/>
        </w:rPr>
        <w:t>### 12.2.6 Reports Generation [Screen Id – TT0012]</w:t>
      </w:r>
    </w:p>
    <w:p w14:paraId="7B52601D" w14:textId="77777777" w:rsidR="0067483B" w:rsidRPr="0067483B" w:rsidRDefault="0067483B" w:rsidP="0067483B">
      <w:pPr>
        <w:jc w:val="both"/>
        <w:rPr>
          <w:rFonts w:ascii="Arial" w:hAnsi="Arial" w:cs="Arial"/>
          <w:b/>
          <w:lang w:val="en-IN"/>
        </w:rPr>
      </w:pPr>
      <w:r w:rsidRPr="0067483B">
        <w:rPr>
          <w:rFonts w:ascii="Arial" w:hAnsi="Arial" w:cs="Arial"/>
          <w:b/>
          <w:lang w:val="en-IN"/>
        </w:rPr>
        <w:t xml:space="preserve">Admins can generate </w:t>
      </w:r>
      <w:r w:rsidRPr="0067483B">
        <w:rPr>
          <w:rFonts w:ascii="Arial" w:hAnsi="Arial" w:cs="Arial"/>
          <w:b/>
          <w:bCs/>
          <w:lang w:val="en-IN"/>
        </w:rPr>
        <w:t>daily, monthly, or custom period reports</w:t>
      </w:r>
      <w:r w:rsidRPr="0067483B">
        <w:rPr>
          <w:rFonts w:ascii="Arial" w:hAnsi="Arial" w:cs="Arial"/>
          <w:b/>
          <w:lang w:val="en-IN"/>
        </w:rPr>
        <w:t xml:space="preserve"> for:</w:t>
      </w:r>
    </w:p>
    <w:p w14:paraId="223E349E" w14:textId="77777777" w:rsidR="0067483B" w:rsidRPr="0067483B" w:rsidRDefault="0067483B" w:rsidP="0067483B">
      <w:pPr>
        <w:numPr>
          <w:ilvl w:val="0"/>
          <w:numId w:val="141"/>
        </w:numPr>
        <w:jc w:val="both"/>
        <w:rPr>
          <w:rFonts w:ascii="Arial" w:hAnsi="Arial" w:cs="Arial"/>
          <w:b/>
          <w:lang w:val="en-IN"/>
        </w:rPr>
      </w:pPr>
      <w:r w:rsidRPr="0067483B">
        <w:rPr>
          <w:rFonts w:ascii="Arial" w:hAnsi="Arial" w:cs="Arial"/>
          <w:b/>
          <w:lang w:val="en-IN"/>
        </w:rPr>
        <w:t>Issuance summary</w:t>
      </w:r>
    </w:p>
    <w:p w14:paraId="47756372" w14:textId="77777777" w:rsidR="0067483B" w:rsidRPr="0067483B" w:rsidRDefault="0067483B" w:rsidP="0067483B">
      <w:pPr>
        <w:numPr>
          <w:ilvl w:val="0"/>
          <w:numId w:val="141"/>
        </w:numPr>
        <w:jc w:val="both"/>
        <w:rPr>
          <w:rFonts w:ascii="Arial" w:hAnsi="Arial" w:cs="Arial"/>
          <w:b/>
          <w:lang w:val="en-IN"/>
        </w:rPr>
      </w:pPr>
      <w:r w:rsidRPr="0067483B">
        <w:rPr>
          <w:rFonts w:ascii="Arial" w:hAnsi="Arial" w:cs="Arial"/>
          <w:b/>
          <w:lang w:val="en-IN"/>
        </w:rPr>
        <w:t>Returns summary</w:t>
      </w:r>
    </w:p>
    <w:p w14:paraId="7D74E247" w14:textId="77777777" w:rsidR="0067483B" w:rsidRPr="0067483B" w:rsidRDefault="0067483B" w:rsidP="0067483B">
      <w:pPr>
        <w:numPr>
          <w:ilvl w:val="0"/>
          <w:numId w:val="141"/>
        </w:numPr>
        <w:jc w:val="both"/>
        <w:rPr>
          <w:rFonts w:ascii="Arial" w:hAnsi="Arial" w:cs="Arial"/>
          <w:b/>
          <w:lang w:val="en-IN"/>
        </w:rPr>
      </w:pPr>
      <w:r w:rsidRPr="0067483B">
        <w:rPr>
          <w:rFonts w:ascii="Arial" w:hAnsi="Arial" w:cs="Arial"/>
          <w:b/>
          <w:lang w:val="en-IN"/>
        </w:rPr>
        <w:t>Missing tools list</w:t>
      </w:r>
    </w:p>
    <w:p w14:paraId="0819C425" w14:textId="77777777" w:rsidR="0067483B" w:rsidRPr="0067483B" w:rsidRDefault="0067483B" w:rsidP="0067483B">
      <w:pPr>
        <w:numPr>
          <w:ilvl w:val="0"/>
          <w:numId w:val="141"/>
        </w:numPr>
        <w:jc w:val="both"/>
        <w:rPr>
          <w:rFonts w:ascii="Arial" w:hAnsi="Arial" w:cs="Arial"/>
          <w:b/>
          <w:lang w:val="en-IN"/>
        </w:rPr>
      </w:pPr>
      <w:r w:rsidRPr="0067483B">
        <w:rPr>
          <w:rFonts w:ascii="Arial" w:hAnsi="Arial" w:cs="Arial"/>
          <w:b/>
          <w:lang w:val="en-IN"/>
        </w:rPr>
        <w:t>Tools under maintenance</w:t>
      </w:r>
    </w:p>
    <w:p w14:paraId="5F8666C7" w14:textId="77777777" w:rsidR="0067483B" w:rsidRPr="0067483B" w:rsidRDefault="0067483B" w:rsidP="0067483B">
      <w:pPr>
        <w:numPr>
          <w:ilvl w:val="0"/>
          <w:numId w:val="141"/>
        </w:numPr>
        <w:jc w:val="both"/>
        <w:rPr>
          <w:rFonts w:ascii="Arial" w:hAnsi="Arial" w:cs="Arial"/>
          <w:b/>
          <w:lang w:val="en-IN"/>
        </w:rPr>
      </w:pPr>
      <w:r w:rsidRPr="0067483B">
        <w:rPr>
          <w:rFonts w:ascii="Arial" w:hAnsi="Arial" w:cs="Arial"/>
          <w:b/>
          <w:lang w:val="en-IN"/>
        </w:rPr>
        <w:t>Tool utilization trends</w:t>
      </w:r>
    </w:p>
    <w:p w14:paraId="104F535A" w14:textId="77777777" w:rsidR="0067483B" w:rsidRPr="0067483B" w:rsidRDefault="0067483B" w:rsidP="00006EF5">
      <w:pPr>
        <w:jc w:val="both"/>
        <w:rPr>
          <w:rFonts w:ascii="Arial" w:hAnsi="Arial" w:cs="Arial"/>
          <w:b/>
        </w:rPr>
      </w:pPr>
    </w:p>
    <w:p w14:paraId="20E75470" w14:textId="77777777" w:rsidR="0067483B" w:rsidRDefault="0067483B" w:rsidP="00006EF5">
      <w:pPr>
        <w:jc w:val="both"/>
        <w:rPr>
          <w:rFonts w:ascii="Arial" w:hAnsi="Arial" w:cs="Arial"/>
          <w:b/>
          <w:sz w:val="20"/>
          <w:szCs w:val="20"/>
        </w:rPr>
      </w:pPr>
    </w:p>
    <w:p w14:paraId="206016B9" w14:textId="77777777" w:rsidR="0067483B" w:rsidRDefault="0067483B" w:rsidP="00006EF5">
      <w:pPr>
        <w:jc w:val="both"/>
        <w:rPr>
          <w:rFonts w:ascii="Arial" w:hAnsi="Arial" w:cs="Arial"/>
          <w:b/>
          <w:sz w:val="20"/>
          <w:szCs w:val="20"/>
        </w:rPr>
      </w:pPr>
    </w:p>
    <w:p w14:paraId="43561627" w14:textId="77777777" w:rsidR="0067483B" w:rsidRPr="00AE56E7" w:rsidRDefault="0067483B" w:rsidP="00006EF5">
      <w:pPr>
        <w:jc w:val="both"/>
        <w:rPr>
          <w:rFonts w:ascii="Arial" w:hAnsi="Arial" w:cs="Arial"/>
          <w:b/>
          <w:sz w:val="20"/>
          <w:szCs w:val="20"/>
        </w:rPr>
      </w:pPr>
    </w:p>
    <w:p w14:paraId="4AF03B43" w14:textId="672569D1" w:rsidR="00006EF5" w:rsidRDefault="00006EF5" w:rsidP="00006EF5">
      <w:pPr>
        <w:pStyle w:val="ListParagraph"/>
        <w:rPr>
          <w:rFonts w:ascii="Arial" w:hAnsi="Arial" w:cs="Arial"/>
          <w:b/>
          <w:sz w:val="20"/>
          <w:szCs w:val="20"/>
        </w:rPr>
      </w:pPr>
    </w:p>
    <w:p w14:paraId="4FB77861" w14:textId="77777777" w:rsidR="00006EF5" w:rsidRDefault="00006EF5" w:rsidP="00006EF5">
      <w:pPr>
        <w:pStyle w:val="ListParagraph"/>
        <w:rPr>
          <w:rFonts w:ascii="Arial" w:hAnsi="Arial" w:cs="Arial"/>
          <w:b/>
          <w:sz w:val="20"/>
          <w:szCs w:val="20"/>
        </w:rPr>
      </w:pPr>
    </w:p>
    <w:p w14:paraId="4C91F42F" w14:textId="77777777" w:rsidR="00006EF5" w:rsidRDefault="00006EF5" w:rsidP="00006EF5">
      <w:pPr>
        <w:pStyle w:val="ListParagraph"/>
        <w:rPr>
          <w:rFonts w:ascii="Arial" w:hAnsi="Arial" w:cs="Arial"/>
          <w:b/>
          <w:sz w:val="20"/>
          <w:szCs w:val="20"/>
        </w:rPr>
      </w:pPr>
    </w:p>
    <w:p w14:paraId="16518BD7" w14:textId="77777777" w:rsidR="00006EF5" w:rsidRPr="00A31CBE" w:rsidRDefault="00006EF5" w:rsidP="00006EF5">
      <w:pPr>
        <w:pStyle w:val="ListParagraph"/>
        <w:rPr>
          <w:rFonts w:ascii="Arial" w:hAnsi="Arial" w:cs="Arial"/>
          <w:b/>
          <w:sz w:val="20"/>
          <w:szCs w:val="20"/>
        </w:rPr>
      </w:pPr>
    </w:p>
    <w:p w14:paraId="516E65A3" w14:textId="77777777" w:rsidR="00006EF5" w:rsidRPr="00A31CBE" w:rsidRDefault="00006EF5" w:rsidP="00006EF5">
      <w:pPr>
        <w:ind w:left="720"/>
        <w:rPr>
          <w:rFonts w:ascii="Arial" w:hAnsi="Arial" w:cs="Arial"/>
          <w:b/>
          <w:sz w:val="20"/>
          <w:szCs w:val="20"/>
        </w:rPr>
      </w:pPr>
    </w:p>
    <w:p w14:paraId="133DF057" w14:textId="77777777" w:rsidR="00006EF5" w:rsidRPr="00A31CBE" w:rsidRDefault="00006EF5" w:rsidP="00006EF5">
      <w:pPr>
        <w:ind w:left="720"/>
        <w:rPr>
          <w:rFonts w:ascii="Arial" w:hAnsi="Arial" w:cs="Arial"/>
          <w:b/>
          <w:sz w:val="20"/>
          <w:szCs w:val="20"/>
        </w:rPr>
      </w:pPr>
    </w:p>
    <w:p w14:paraId="4A39F014" w14:textId="77777777" w:rsidR="00006EF5" w:rsidRPr="00A31CBE" w:rsidRDefault="00006EF5" w:rsidP="00006EF5">
      <w:pPr>
        <w:pStyle w:val="ListParagraph"/>
        <w:jc w:val="both"/>
        <w:rPr>
          <w:rFonts w:ascii="Arial" w:hAnsi="Arial" w:cs="Arial"/>
          <w:b/>
          <w:sz w:val="20"/>
          <w:szCs w:val="20"/>
        </w:rPr>
      </w:pPr>
    </w:p>
    <w:p w14:paraId="2BBC0B21" w14:textId="77777777" w:rsidR="00006EF5" w:rsidRPr="002471A1" w:rsidRDefault="00006EF5" w:rsidP="00006EF5">
      <w:pPr>
        <w:rPr>
          <w:rFonts w:ascii="Arial" w:hAnsi="Arial" w:cs="Arial"/>
          <w:b/>
          <w:sz w:val="20"/>
          <w:szCs w:val="20"/>
          <w:u w:val="single"/>
        </w:rPr>
      </w:pPr>
    </w:p>
    <w:p w14:paraId="6803BEFD" w14:textId="77777777" w:rsidR="00006EF5" w:rsidRPr="002471A1" w:rsidRDefault="00006EF5" w:rsidP="00006EF5">
      <w:pPr>
        <w:rPr>
          <w:rFonts w:ascii="Arial" w:hAnsi="Arial" w:cs="Arial"/>
          <w:b/>
          <w:sz w:val="20"/>
          <w:szCs w:val="20"/>
          <w:u w:val="single"/>
        </w:rPr>
      </w:pPr>
    </w:p>
    <w:p w14:paraId="72C2CD1E" w14:textId="77777777" w:rsidR="00006EF5" w:rsidRPr="002471A1" w:rsidRDefault="00006EF5" w:rsidP="00006EF5">
      <w:pPr>
        <w:rPr>
          <w:rFonts w:ascii="Arial" w:hAnsi="Arial" w:cs="Arial"/>
          <w:b/>
          <w:sz w:val="20"/>
          <w:szCs w:val="20"/>
          <w:u w:val="single"/>
        </w:rPr>
      </w:pPr>
    </w:p>
    <w:p w14:paraId="3643F69A" w14:textId="77777777" w:rsidR="00006EF5" w:rsidRPr="002471A1" w:rsidRDefault="00006EF5" w:rsidP="00006EF5">
      <w:pPr>
        <w:rPr>
          <w:rFonts w:ascii="Arial" w:hAnsi="Arial" w:cs="Arial"/>
          <w:b/>
          <w:sz w:val="20"/>
          <w:szCs w:val="20"/>
          <w:u w:val="single"/>
        </w:rPr>
      </w:pPr>
    </w:p>
    <w:p w14:paraId="360BB869" w14:textId="77777777" w:rsidR="00006EF5" w:rsidRDefault="00006EF5">
      <w:pPr>
        <w:rPr>
          <w:lang w:val="en-IN" w:eastAsia="en-IN"/>
        </w:rPr>
      </w:pPr>
      <w:r>
        <w:br w:type="page"/>
      </w:r>
    </w:p>
    <w:p w14:paraId="6BD9FE4D" w14:textId="77777777" w:rsidR="003C52BE" w:rsidRPr="00851958" w:rsidDel="003C52BE" w:rsidRDefault="003C52BE" w:rsidP="00A77383">
      <w:pPr>
        <w:pStyle w:val="Heading2"/>
        <w:rPr>
          <w:del w:id="99" w:author="saurabh.sarkar" w:date="2013-05-11T11:26:00Z"/>
        </w:rPr>
      </w:pPr>
    </w:p>
    <w:p w14:paraId="19D40402" w14:textId="77777777" w:rsidR="0037235C" w:rsidRPr="00851958" w:rsidDel="003C52BE" w:rsidRDefault="0037235C" w:rsidP="00A77383">
      <w:pPr>
        <w:pStyle w:val="Heading2"/>
        <w:rPr>
          <w:del w:id="100" w:author="saurabh.sarkar" w:date="2013-05-11T11:25:00Z"/>
        </w:rPr>
      </w:pPr>
    </w:p>
    <w:p w14:paraId="75AA862F" w14:textId="77777777" w:rsidR="0037235C" w:rsidRPr="00851958" w:rsidDel="003C52BE" w:rsidRDefault="0037235C" w:rsidP="00A77383">
      <w:pPr>
        <w:pStyle w:val="Heading2"/>
        <w:rPr>
          <w:del w:id="101" w:author="saurabh.sarkar" w:date="2013-05-11T11:25:00Z"/>
        </w:rPr>
      </w:pPr>
    </w:p>
    <w:p w14:paraId="29EAA187" w14:textId="77777777" w:rsidR="0037235C" w:rsidRPr="00851958" w:rsidDel="003C52BE" w:rsidRDefault="0037235C" w:rsidP="00A77383">
      <w:pPr>
        <w:pStyle w:val="Heading2"/>
        <w:rPr>
          <w:del w:id="102" w:author="saurabh.sarkar" w:date="2013-05-11T11:25:00Z"/>
        </w:rPr>
      </w:pPr>
    </w:p>
    <w:p w14:paraId="2943739D" w14:textId="77777777" w:rsidR="0037235C" w:rsidRPr="00851958" w:rsidDel="003C52BE" w:rsidRDefault="0037235C" w:rsidP="00A77383">
      <w:pPr>
        <w:pStyle w:val="Heading2"/>
        <w:rPr>
          <w:del w:id="103" w:author="saurabh.sarkar" w:date="2013-05-11T11:25:00Z"/>
        </w:rPr>
      </w:pPr>
    </w:p>
    <w:p w14:paraId="1BB71106" w14:textId="77777777" w:rsidR="00635047" w:rsidRPr="00851958" w:rsidDel="003C52BE" w:rsidRDefault="00635047" w:rsidP="00A77383">
      <w:pPr>
        <w:pStyle w:val="Heading2"/>
        <w:rPr>
          <w:del w:id="104" w:author="saurabh.sarkar" w:date="2013-05-11T11:25:00Z"/>
        </w:rPr>
      </w:pPr>
    </w:p>
    <w:p w14:paraId="5914D57D" w14:textId="77777777" w:rsidR="00635047" w:rsidRPr="00851958" w:rsidDel="003C52BE" w:rsidRDefault="00635047" w:rsidP="00A77383">
      <w:pPr>
        <w:pStyle w:val="Heading2"/>
        <w:rPr>
          <w:del w:id="105" w:author="saurabh.sarkar" w:date="2013-05-11T11:25:00Z"/>
        </w:rPr>
      </w:pPr>
    </w:p>
    <w:p w14:paraId="0F4F131A" w14:textId="77777777" w:rsidR="00635047" w:rsidRPr="00851958" w:rsidDel="003C52BE" w:rsidRDefault="00635047" w:rsidP="00A77383">
      <w:pPr>
        <w:pStyle w:val="Heading2"/>
        <w:rPr>
          <w:del w:id="106" w:author="saurabh.sarkar" w:date="2013-05-11T11:25:00Z"/>
        </w:rPr>
      </w:pPr>
    </w:p>
    <w:p w14:paraId="679C7521" w14:textId="77777777" w:rsidR="00635047" w:rsidRPr="00851958" w:rsidDel="003C52BE" w:rsidRDefault="00635047" w:rsidP="00A77383">
      <w:pPr>
        <w:pStyle w:val="Heading2"/>
        <w:rPr>
          <w:del w:id="107" w:author="saurabh.sarkar" w:date="2013-05-11T11:25:00Z"/>
        </w:rPr>
      </w:pPr>
    </w:p>
    <w:p w14:paraId="78466507" w14:textId="77777777" w:rsidR="00635047" w:rsidRPr="00851958" w:rsidDel="003C52BE" w:rsidRDefault="00635047" w:rsidP="00A77383">
      <w:pPr>
        <w:pStyle w:val="Heading2"/>
        <w:rPr>
          <w:del w:id="108" w:author="saurabh.sarkar" w:date="2013-05-11T11:25:00Z"/>
        </w:rPr>
      </w:pPr>
    </w:p>
    <w:p w14:paraId="3F9EA8EA" w14:textId="77777777" w:rsidR="00635047" w:rsidRPr="00851958" w:rsidDel="003C52BE" w:rsidRDefault="00635047" w:rsidP="00A77383">
      <w:pPr>
        <w:pStyle w:val="Heading2"/>
        <w:rPr>
          <w:del w:id="109" w:author="saurabh.sarkar" w:date="2013-05-11T11:25:00Z"/>
        </w:rPr>
      </w:pPr>
    </w:p>
    <w:p w14:paraId="44C2FE16" w14:textId="77777777" w:rsidR="00635047" w:rsidRPr="00851958" w:rsidDel="003C52BE" w:rsidRDefault="00635047" w:rsidP="00A77383">
      <w:pPr>
        <w:pStyle w:val="Heading2"/>
        <w:rPr>
          <w:del w:id="110" w:author="saurabh.sarkar" w:date="2013-05-11T11:25:00Z"/>
        </w:rPr>
      </w:pPr>
    </w:p>
    <w:p w14:paraId="079A6D1C" w14:textId="77777777" w:rsidR="00741717" w:rsidRPr="00851958" w:rsidDel="003C52BE" w:rsidRDefault="00741717" w:rsidP="00A77383">
      <w:pPr>
        <w:pStyle w:val="Heading2"/>
        <w:rPr>
          <w:del w:id="111" w:author="saurabh.sarkar" w:date="2013-05-11T11:25:00Z"/>
        </w:rPr>
      </w:pPr>
    </w:p>
    <w:p w14:paraId="4A5879DA" w14:textId="77777777" w:rsidR="00741717" w:rsidRPr="00851958" w:rsidDel="003C52BE" w:rsidRDefault="00741717" w:rsidP="00A77383">
      <w:pPr>
        <w:pStyle w:val="Heading2"/>
        <w:rPr>
          <w:del w:id="112" w:author="saurabh.sarkar" w:date="2013-05-11T11:25:00Z"/>
        </w:rPr>
      </w:pPr>
    </w:p>
    <w:p w14:paraId="3F478041" w14:textId="77777777" w:rsidR="00741717" w:rsidRPr="00851958" w:rsidDel="003C52BE" w:rsidRDefault="00741717" w:rsidP="00A77383">
      <w:pPr>
        <w:pStyle w:val="Heading2"/>
        <w:rPr>
          <w:del w:id="113" w:author="saurabh.sarkar" w:date="2013-05-11T11:25:00Z"/>
        </w:rPr>
      </w:pPr>
    </w:p>
    <w:p w14:paraId="35101235" w14:textId="77777777" w:rsidR="00741717" w:rsidRPr="00851958" w:rsidDel="003C52BE" w:rsidRDefault="00741717" w:rsidP="00A77383">
      <w:pPr>
        <w:pStyle w:val="Heading2"/>
        <w:rPr>
          <w:del w:id="114" w:author="saurabh.sarkar" w:date="2013-05-11T11:25:00Z"/>
        </w:rPr>
      </w:pPr>
    </w:p>
    <w:p w14:paraId="449757DE" w14:textId="77777777" w:rsidR="00741717" w:rsidRPr="00851958" w:rsidDel="003C52BE" w:rsidRDefault="00741717" w:rsidP="00A77383">
      <w:pPr>
        <w:pStyle w:val="Heading2"/>
        <w:rPr>
          <w:del w:id="115" w:author="saurabh.sarkar" w:date="2013-05-11T11:25:00Z"/>
        </w:rPr>
      </w:pPr>
    </w:p>
    <w:p w14:paraId="7D12A69A" w14:textId="77777777" w:rsidR="00741717" w:rsidRPr="00851958" w:rsidDel="003C52BE" w:rsidRDefault="00741717" w:rsidP="00A77383">
      <w:pPr>
        <w:pStyle w:val="Heading2"/>
        <w:rPr>
          <w:del w:id="116" w:author="saurabh.sarkar" w:date="2013-05-11T11:25:00Z"/>
        </w:rPr>
      </w:pPr>
    </w:p>
    <w:p w14:paraId="4F8E62AC" w14:textId="77777777" w:rsidR="00741717" w:rsidRPr="00851958" w:rsidDel="003C52BE" w:rsidRDefault="00741717" w:rsidP="00A77383">
      <w:pPr>
        <w:pStyle w:val="Heading2"/>
        <w:rPr>
          <w:del w:id="117" w:author="saurabh.sarkar" w:date="2013-05-11T11:25:00Z"/>
        </w:rPr>
      </w:pPr>
    </w:p>
    <w:p w14:paraId="246C3CB9" w14:textId="77777777" w:rsidR="00635047" w:rsidRPr="00851958" w:rsidDel="003C52BE" w:rsidRDefault="00635047" w:rsidP="00A77383">
      <w:pPr>
        <w:pStyle w:val="Heading2"/>
        <w:rPr>
          <w:del w:id="118" w:author="saurabh.sarkar" w:date="2013-05-11T11:25:00Z"/>
        </w:rPr>
      </w:pPr>
    </w:p>
    <w:p w14:paraId="67624FAF" w14:textId="77777777" w:rsidR="00635047" w:rsidRPr="00851958" w:rsidDel="003C52BE" w:rsidRDefault="00635047" w:rsidP="00A77383">
      <w:pPr>
        <w:pStyle w:val="Heading2"/>
        <w:rPr>
          <w:del w:id="119" w:author="saurabh.sarkar" w:date="2013-05-11T11:25:00Z"/>
        </w:rPr>
      </w:pPr>
    </w:p>
    <w:p w14:paraId="4197DB8B" w14:textId="77777777" w:rsidR="00635047" w:rsidRPr="00851958" w:rsidDel="003C52BE" w:rsidRDefault="00635047" w:rsidP="00A77383">
      <w:pPr>
        <w:pStyle w:val="Heading2"/>
        <w:rPr>
          <w:del w:id="120" w:author="saurabh.sarkar" w:date="2013-05-11T11:21:00Z"/>
        </w:rPr>
      </w:pPr>
      <w:del w:id="121" w:author="saurabh.sarkar" w:date="2013-05-11T11:21:00Z">
        <w:r w:rsidRPr="00851958" w:rsidDel="003C52BE">
          <w:delText>CONTENTS</w:delText>
        </w:r>
      </w:del>
    </w:p>
    <w:bookmarkStart w:id="122" w:name="_Toc163977180"/>
    <w:p w14:paraId="79CE3DB5" w14:textId="77777777" w:rsidR="00955B06" w:rsidRPr="00851958" w:rsidDel="003C52BE" w:rsidRDefault="00257E09" w:rsidP="00A77383">
      <w:pPr>
        <w:pStyle w:val="Heading2"/>
        <w:rPr>
          <w:del w:id="123" w:author="saurabh.sarkar" w:date="2013-05-11T11:21:00Z"/>
          <w:rFonts w:ascii="Calibri" w:hAnsi="Calibri"/>
          <w:caps/>
          <w:noProof/>
          <w:sz w:val="22"/>
          <w:szCs w:val="22"/>
        </w:rPr>
      </w:pPr>
      <w:del w:id="124" w:author="saurabh.sarkar" w:date="2013-05-11T11:21:00Z">
        <w:r w:rsidRPr="00851958" w:rsidDel="003C52BE">
          <w:rPr>
            <w:caps/>
          </w:rPr>
          <w:fldChar w:fldCharType="begin"/>
        </w:r>
        <w:r w:rsidR="00D83C7D" w:rsidRPr="00851958" w:rsidDel="003C52BE">
          <w:rPr>
            <w:caps/>
          </w:rPr>
          <w:delInstrText xml:space="preserve"> TOC \o "1-1" \h \z \u </w:delInstrText>
        </w:r>
        <w:r w:rsidRPr="00851958" w:rsidDel="003C52BE">
          <w:rPr>
            <w:caps/>
          </w:rPr>
          <w:fldChar w:fldCharType="separate"/>
        </w:r>
        <w:r w:rsidRPr="00851958" w:rsidDel="003C52BE">
          <w:rPr>
            <w:caps/>
          </w:rPr>
          <w:fldChar w:fldCharType="begin"/>
        </w:r>
        <w:r w:rsidR="00931005" w:rsidRPr="00851958" w:rsidDel="003C52BE">
          <w:delInstrText>HYPERLINK \l "_Toc305162877"</w:delInstrText>
        </w:r>
        <w:r w:rsidRPr="00851958" w:rsidDel="003C52BE">
          <w:rPr>
            <w:caps/>
          </w:rPr>
        </w:r>
        <w:r w:rsidRPr="00851958" w:rsidDel="003C52BE">
          <w:rPr>
            <w:caps/>
          </w:rPr>
          <w:fldChar w:fldCharType="separate"/>
        </w:r>
        <w:r w:rsidR="00955B06" w:rsidRPr="00851958" w:rsidDel="003C52BE">
          <w:rPr>
            <w:rStyle w:val="Hyperlink"/>
            <w:noProof/>
            <w:color w:val="0070C0"/>
          </w:rPr>
          <w:delText>1.</w:delText>
        </w:r>
        <w:r w:rsidR="00955B06" w:rsidRPr="00851958" w:rsidDel="003C52BE">
          <w:rPr>
            <w:rFonts w:ascii="Calibri" w:hAnsi="Calibri"/>
            <w:caps/>
            <w:noProof/>
            <w:sz w:val="22"/>
            <w:szCs w:val="22"/>
          </w:rPr>
          <w:tab/>
        </w:r>
        <w:r w:rsidR="00955B06" w:rsidRPr="00851958" w:rsidDel="003C52BE">
          <w:rPr>
            <w:rStyle w:val="Hyperlink"/>
            <w:noProof/>
            <w:color w:val="0070C0"/>
          </w:rPr>
          <w:delText>Objective</w:delText>
        </w:r>
        <w:r w:rsidR="00955B06" w:rsidRPr="00851958" w:rsidDel="003C52BE">
          <w:rPr>
            <w:noProof/>
            <w:webHidden/>
          </w:rPr>
          <w:tab/>
        </w:r>
        <w:r w:rsidRPr="00851958" w:rsidDel="003C52BE">
          <w:rPr>
            <w:caps/>
            <w:noProof/>
            <w:webHidden/>
          </w:rPr>
          <w:fldChar w:fldCharType="begin"/>
        </w:r>
        <w:r w:rsidR="00955B06" w:rsidRPr="00851958" w:rsidDel="003C52BE">
          <w:rPr>
            <w:noProof/>
            <w:webHidden/>
          </w:rPr>
          <w:delInstrText xml:space="preserve"> PAGEREF _Toc305162877 \h </w:delInstrText>
        </w:r>
        <w:r w:rsidRPr="00851958" w:rsidDel="003C52BE">
          <w:rPr>
            <w:caps/>
            <w:noProof/>
            <w:webHidden/>
          </w:rPr>
        </w:r>
        <w:r w:rsidRPr="00851958" w:rsidDel="003C52BE">
          <w:rPr>
            <w:caps/>
            <w:noProof/>
            <w:webHidden/>
          </w:rPr>
          <w:fldChar w:fldCharType="separate"/>
        </w:r>
        <w:r w:rsidR="000F40A1" w:rsidRPr="00851958" w:rsidDel="003C52BE">
          <w:rPr>
            <w:noProof/>
            <w:webHidden/>
          </w:rPr>
          <w:delText>4</w:delText>
        </w:r>
        <w:r w:rsidRPr="00851958" w:rsidDel="003C52BE">
          <w:rPr>
            <w:caps/>
            <w:noProof/>
            <w:webHidden/>
          </w:rPr>
          <w:fldChar w:fldCharType="end"/>
        </w:r>
        <w:r w:rsidRPr="00851958" w:rsidDel="003C52BE">
          <w:rPr>
            <w:caps/>
          </w:rPr>
          <w:fldChar w:fldCharType="end"/>
        </w:r>
      </w:del>
    </w:p>
    <w:p w14:paraId="78223D44" w14:textId="77777777" w:rsidR="00955B06" w:rsidRPr="00851958" w:rsidDel="003C52BE" w:rsidRDefault="00257E09" w:rsidP="00A77383">
      <w:pPr>
        <w:pStyle w:val="Heading2"/>
        <w:rPr>
          <w:del w:id="125" w:author="saurabh.sarkar" w:date="2013-05-11T11:21:00Z"/>
          <w:rFonts w:ascii="Calibri" w:hAnsi="Calibri"/>
          <w:caps/>
          <w:noProof/>
          <w:sz w:val="22"/>
          <w:szCs w:val="22"/>
        </w:rPr>
      </w:pPr>
      <w:del w:id="126" w:author="saurabh.sarkar" w:date="2013-05-11T11:21:00Z">
        <w:r w:rsidRPr="00851958" w:rsidDel="003C52BE">
          <w:rPr>
            <w:caps/>
          </w:rPr>
          <w:fldChar w:fldCharType="begin"/>
        </w:r>
        <w:r w:rsidR="00931005" w:rsidRPr="00851958" w:rsidDel="003C52BE">
          <w:delInstrText>HYPERLINK \l "_Toc305162878"</w:delInstrText>
        </w:r>
        <w:r w:rsidRPr="00851958" w:rsidDel="003C52BE">
          <w:rPr>
            <w:caps/>
          </w:rPr>
        </w:r>
        <w:r w:rsidRPr="00851958" w:rsidDel="003C52BE">
          <w:rPr>
            <w:caps/>
          </w:rPr>
          <w:fldChar w:fldCharType="separate"/>
        </w:r>
        <w:r w:rsidR="00955B06" w:rsidRPr="00851958" w:rsidDel="003C52BE">
          <w:rPr>
            <w:rStyle w:val="Hyperlink"/>
            <w:noProof/>
            <w:color w:val="0070C0"/>
          </w:rPr>
          <w:delText>2.</w:delText>
        </w:r>
        <w:r w:rsidR="00955B06" w:rsidRPr="00851958" w:rsidDel="003C52BE">
          <w:rPr>
            <w:rFonts w:ascii="Calibri" w:hAnsi="Calibri"/>
            <w:caps/>
            <w:noProof/>
            <w:sz w:val="22"/>
            <w:szCs w:val="22"/>
          </w:rPr>
          <w:tab/>
        </w:r>
        <w:r w:rsidR="00955B06" w:rsidRPr="00851958" w:rsidDel="003C52BE">
          <w:rPr>
            <w:rStyle w:val="Hyperlink"/>
            <w:noProof/>
            <w:color w:val="0070C0"/>
          </w:rPr>
          <w:delText>Scope</w:delText>
        </w:r>
        <w:r w:rsidR="00955B06" w:rsidRPr="00851958" w:rsidDel="003C52BE">
          <w:rPr>
            <w:noProof/>
            <w:webHidden/>
          </w:rPr>
          <w:tab/>
        </w:r>
        <w:r w:rsidRPr="00851958" w:rsidDel="003C52BE">
          <w:rPr>
            <w:caps/>
            <w:noProof/>
            <w:webHidden/>
          </w:rPr>
          <w:fldChar w:fldCharType="begin"/>
        </w:r>
        <w:r w:rsidR="00955B06" w:rsidRPr="00851958" w:rsidDel="003C52BE">
          <w:rPr>
            <w:noProof/>
            <w:webHidden/>
          </w:rPr>
          <w:delInstrText xml:space="preserve"> PAGEREF _Toc305162878 \h </w:delInstrText>
        </w:r>
        <w:r w:rsidRPr="00851958" w:rsidDel="003C52BE">
          <w:rPr>
            <w:caps/>
            <w:noProof/>
            <w:webHidden/>
          </w:rPr>
        </w:r>
        <w:r w:rsidRPr="00851958" w:rsidDel="003C52BE">
          <w:rPr>
            <w:caps/>
            <w:noProof/>
            <w:webHidden/>
          </w:rPr>
          <w:fldChar w:fldCharType="separate"/>
        </w:r>
        <w:r w:rsidR="000F40A1" w:rsidRPr="00851958" w:rsidDel="003C52BE">
          <w:rPr>
            <w:noProof/>
            <w:webHidden/>
          </w:rPr>
          <w:delText>4</w:delText>
        </w:r>
        <w:r w:rsidRPr="00851958" w:rsidDel="003C52BE">
          <w:rPr>
            <w:caps/>
            <w:noProof/>
            <w:webHidden/>
          </w:rPr>
          <w:fldChar w:fldCharType="end"/>
        </w:r>
        <w:r w:rsidRPr="00851958" w:rsidDel="003C52BE">
          <w:rPr>
            <w:caps/>
          </w:rPr>
          <w:fldChar w:fldCharType="end"/>
        </w:r>
      </w:del>
    </w:p>
    <w:p w14:paraId="549544ED" w14:textId="77777777" w:rsidR="00955B06" w:rsidRPr="00851958" w:rsidDel="003C52BE" w:rsidRDefault="00257E09" w:rsidP="00A77383">
      <w:pPr>
        <w:pStyle w:val="Heading2"/>
        <w:rPr>
          <w:del w:id="127" w:author="saurabh.sarkar" w:date="2013-05-11T11:21:00Z"/>
          <w:rFonts w:ascii="Calibri" w:hAnsi="Calibri"/>
          <w:caps/>
          <w:noProof/>
          <w:sz w:val="22"/>
          <w:szCs w:val="22"/>
        </w:rPr>
      </w:pPr>
      <w:del w:id="128" w:author="saurabh.sarkar" w:date="2013-05-11T11:21:00Z">
        <w:r w:rsidRPr="00851958" w:rsidDel="003C52BE">
          <w:rPr>
            <w:caps/>
          </w:rPr>
          <w:fldChar w:fldCharType="begin"/>
        </w:r>
        <w:r w:rsidR="00931005" w:rsidRPr="00851958" w:rsidDel="003C52BE">
          <w:delInstrText>HYPERLINK \l "_Toc305162879"</w:delInstrText>
        </w:r>
        <w:r w:rsidRPr="00851958" w:rsidDel="003C52BE">
          <w:rPr>
            <w:caps/>
          </w:rPr>
        </w:r>
        <w:r w:rsidRPr="00851958" w:rsidDel="003C52BE">
          <w:rPr>
            <w:caps/>
          </w:rPr>
          <w:fldChar w:fldCharType="separate"/>
        </w:r>
        <w:r w:rsidR="00955B06" w:rsidRPr="00851958" w:rsidDel="003C52BE">
          <w:rPr>
            <w:rStyle w:val="Hyperlink"/>
            <w:noProof/>
            <w:color w:val="0070C0"/>
          </w:rPr>
          <w:delText>3.</w:delText>
        </w:r>
        <w:r w:rsidR="00955B06" w:rsidRPr="00851958" w:rsidDel="003C52BE">
          <w:rPr>
            <w:rFonts w:ascii="Calibri" w:hAnsi="Calibri"/>
            <w:caps/>
            <w:noProof/>
            <w:sz w:val="22"/>
            <w:szCs w:val="22"/>
          </w:rPr>
          <w:tab/>
        </w:r>
        <w:r w:rsidR="00955B06" w:rsidRPr="00851958" w:rsidDel="003C52BE">
          <w:rPr>
            <w:rStyle w:val="Hyperlink"/>
            <w:noProof/>
            <w:color w:val="0070C0"/>
          </w:rPr>
          <w:delText>Responsibility</w:delText>
        </w:r>
        <w:r w:rsidR="00955B06" w:rsidRPr="00851958" w:rsidDel="003C52BE">
          <w:rPr>
            <w:noProof/>
            <w:webHidden/>
          </w:rPr>
          <w:tab/>
        </w:r>
        <w:r w:rsidRPr="00851958" w:rsidDel="003C52BE">
          <w:rPr>
            <w:caps/>
            <w:noProof/>
            <w:webHidden/>
          </w:rPr>
          <w:fldChar w:fldCharType="begin"/>
        </w:r>
        <w:r w:rsidR="00955B06" w:rsidRPr="00851958" w:rsidDel="003C52BE">
          <w:rPr>
            <w:noProof/>
            <w:webHidden/>
          </w:rPr>
          <w:delInstrText xml:space="preserve"> PAGEREF _Toc305162879 \h </w:delInstrText>
        </w:r>
        <w:r w:rsidRPr="00851958" w:rsidDel="003C52BE">
          <w:rPr>
            <w:caps/>
            <w:noProof/>
            <w:webHidden/>
          </w:rPr>
        </w:r>
        <w:r w:rsidRPr="00851958" w:rsidDel="003C52BE">
          <w:rPr>
            <w:caps/>
            <w:noProof/>
            <w:webHidden/>
          </w:rPr>
          <w:fldChar w:fldCharType="separate"/>
        </w:r>
        <w:r w:rsidR="000F40A1" w:rsidRPr="00851958" w:rsidDel="003C52BE">
          <w:rPr>
            <w:noProof/>
            <w:webHidden/>
          </w:rPr>
          <w:delText>4</w:delText>
        </w:r>
        <w:r w:rsidRPr="00851958" w:rsidDel="003C52BE">
          <w:rPr>
            <w:caps/>
            <w:noProof/>
            <w:webHidden/>
          </w:rPr>
          <w:fldChar w:fldCharType="end"/>
        </w:r>
        <w:r w:rsidRPr="00851958" w:rsidDel="003C52BE">
          <w:rPr>
            <w:caps/>
          </w:rPr>
          <w:fldChar w:fldCharType="end"/>
        </w:r>
      </w:del>
    </w:p>
    <w:p w14:paraId="7D820F3C" w14:textId="77777777" w:rsidR="00955B06" w:rsidRPr="00851958" w:rsidDel="003C52BE" w:rsidRDefault="00257E09" w:rsidP="00A77383">
      <w:pPr>
        <w:pStyle w:val="Heading2"/>
        <w:rPr>
          <w:del w:id="129" w:author="saurabh.sarkar" w:date="2013-05-11T11:21:00Z"/>
          <w:rFonts w:ascii="Calibri" w:hAnsi="Calibri"/>
          <w:caps/>
          <w:noProof/>
          <w:sz w:val="22"/>
          <w:szCs w:val="22"/>
        </w:rPr>
      </w:pPr>
      <w:del w:id="130" w:author="saurabh.sarkar" w:date="2013-05-11T11:21:00Z">
        <w:r w:rsidRPr="00851958" w:rsidDel="003C52BE">
          <w:rPr>
            <w:caps/>
          </w:rPr>
          <w:fldChar w:fldCharType="begin"/>
        </w:r>
        <w:r w:rsidR="00931005" w:rsidRPr="00851958" w:rsidDel="003C52BE">
          <w:delInstrText>HYPERLINK \l "_Toc305162880"</w:delInstrText>
        </w:r>
        <w:r w:rsidRPr="00851958" w:rsidDel="003C52BE">
          <w:rPr>
            <w:caps/>
          </w:rPr>
        </w:r>
        <w:r w:rsidRPr="00851958" w:rsidDel="003C52BE">
          <w:rPr>
            <w:caps/>
          </w:rPr>
          <w:fldChar w:fldCharType="separate"/>
        </w:r>
        <w:r w:rsidR="00955B06" w:rsidRPr="00851958" w:rsidDel="003C52BE">
          <w:rPr>
            <w:rStyle w:val="Hyperlink"/>
            <w:noProof/>
            <w:color w:val="0070C0"/>
          </w:rPr>
          <w:delText>4.</w:delText>
        </w:r>
        <w:r w:rsidR="00955B06" w:rsidRPr="00851958" w:rsidDel="003C52BE">
          <w:rPr>
            <w:rFonts w:ascii="Calibri" w:hAnsi="Calibri"/>
            <w:caps/>
            <w:noProof/>
            <w:sz w:val="22"/>
            <w:szCs w:val="22"/>
          </w:rPr>
          <w:tab/>
        </w:r>
        <w:r w:rsidR="00955B06" w:rsidRPr="00851958" w:rsidDel="003C52BE">
          <w:rPr>
            <w:rStyle w:val="Hyperlink"/>
            <w:noProof/>
            <w:color w:val="0070C0"/>
          </w:rPr>
          <w:delText>Inputs, Outputs</w:delText>
        </w:r>
        <w:r w:rsidR="00955B06" w:rsidRPr="00851958" w:rsidDel="003C52BE">
          <w:rPr>
            <w:noProof/>
            <w:webHidden/>
          </w:rPr>
          <w:tab/>
        </w:r>
        <w:r w:rsidRPr="00851958" w:rsidDel="003C52BE">
          <w:rPr>
            <w:caps/>
            <w:noProof/>
            <w:webHidden/>
          </w:rPr>
          <w:fldChar w:fldCharType="begin"/>
        </w:r>
        <w:r w:rsidR="00955B06" w:rsidRPr="00851958" w:rsidDel="003C52BE">
          <w:rPr>
            <w:noProof/>
            <w:webHidden/>
          </w:rPr>
          <w:delInstrText xml:space="preserve"> PAGEREF _Toc305162880 \h </w:delInstrText>
        </w:r>
        <w:r w:rsidRPr="00851958" w:rsidDel="003C52BE">
          <w:rPr>
            <w:caps/>
            <w:noProof/>
            <w:webHidden/>
          </w:rPr>
        </w:r>
        <w:r w:rsidRPr="00851958" w:rsidDel="003C52BE">
          <w:rPr>
            <w:caps/>
            <w:noProof/>
            <w:webHidden/>
          </w:rPr>
          <w:fldChar w:fldCharType="separate"/>
        </w:r>
        <w:r w:rsidR="000F40A1" w:rsidRPr="00851958" w:rsidDel="003C52BE">
          <w:rPr>
            <w:noProof/>
            <w:webHidden/>
          </w:rPr>
          <w:delText>4</w:delText>
        </w:r>
        <w:r w:rsidRPr="00851958" w:rsidDel="003C52BE">
          <w:rPr>
            <w:caps/>
            <w:noProof/>
            <w:webHidden/>
          </w:rPr>
          <w:fldChar w:fldCharType="end"/>
        </w:r>
        <w:r w:rsidRPr="00851958" w:rsidDel="003C52BE">
          <w:rPr>
            <w:caps/>
          </w:rPr>
          <w:fldChar w:fldCharType="end"/>
        </w:r>
      </w:del>
    </w:p>
    <w:p w14:paraId="018F7A85" w14:textId="77777777" w:rsidR="00955B06" w:rsidRPr="00851958" w:rsidDel="003C52BE" w:rsidRDefault="00257E09" w:rsidP="00A77383">
      <w:pPr>
        <w:pStyle w:val="Heading2"/>
        <w:rPr>
          <w:del w:id="131" w:author="saurabh.sarkar" w:date="2013-05-11T11:21:00Z"/>
          <w:rFonts w:ascii="Calibri" w:hAnsi="Calibri"/>
          <w:caps/>
          <w:noProof/>
          <w:sz w:val="22"/>
          <w:szCs w:val="22"/>
        </w:rPr>
      </w:pPr>
      <w:del w:id="132" w:author="saurabh.sarkar" w:date="2013-05-11T11:21:00Z">
        <w:r w:rsidRPr="00851958" w:rsidDel="003C52BE">
          <w:rPr>
            <w:caps/>
          </w:rPr>
          <w:fldChar w:fldCharType="begin"/>
        </w:r>
        <w:r w:rsidR="00931005" w:rsidRPr="00851958" w:rsidDel="003C52BE">
          <w:delInstrText>HYPERLINK \l "_Toc305162881"</w:delInstrText>
        </w:r>
        <w:r w:rsidRPr="00851958" w:rsidDel="003C52BE">
          <w:rPr>
            <w:caps/>
          </w:rPr>
        </w:r>
        <w:r w:rsidRPr="00851958" w:rsidDel="003C52BE">
          <w:rPr>
            <w:caps/>
          </w:rPr>
          <w:fldChar w:fldCharType="separate"/>
        </w:r>
        <w:r w:rsidR="00955B06" w:rsidRPr="00851958" w:rsidDel="003C52BE">
          <w:rPr>
            <w:rStyle w:val="Hyperlink"/>
            <w:noProof/>
            <w:color w:val="0070C0"/>
          </w:rPr>
          <w:delText>5.</w:delText>
        </w:r>
        <w:r w:rsidR="00955B06" w:rsidRPr="00851958" w:rsidDel="003C52BE">
          <w:rPr>
            <w:rFonts w:ascii="Calibri" w:hAnsi="Calibri"/>
            <w:caps/>
            <w:noProof/>
            <w:sz w:val="22"/>
            <w:szCs w:val="22"/>
          </w:rPr>
          <w:tab/>
        </w:r>
        <w:r w:rsidR="00955B06" w:rsidRPr="00851958" w:rsidDel="003C52BE">
          <w:rPr>
            <w:rStyle w:val="Hyperlink"/>
            <w:noProof/>
            <w:color w:val="0070C0"/>
          </w:rPr>
          <w:delText>Abbreviations/Definition</w:delText>
        </w:r>
        <w:r w:rsidR="00955B06" w:rsidRPr="00851958" w:rsidDel="003C52BE">
          <w:rPr>
            <w:noProof/>
            <w:webHidden/>
          </w:rPr>
          <w:tab/>
        </w:r>
        <w:r w:rsidRPr="00851958" w:rsidDel="003C52BE">
          <w:rPr>
            <w:caps/>
            <w:noProof/>
            <w:webHidden/>
          </w:rPr>
          <w:fldChar w:fldCharType="begin"/>
        </w:r>
        <w:r w:rsidR="00955B06" w:rsidRPr="00851958" w:rsidDel="003C52BE">
          <w:rPr>
            <w:noProof/>
            <w:webHidden/>
          </w:rPr>
          <w:delInstrText xml:space="preserve"> PAGEREF _Toc305162881 \h </w:delInstrText>
        </w:r>
        <w:r w:rsidRPr="00851958" w:rsidDel="003C52BE">
          <w:rPr>
            <w:caps/>
            <w:noProof/>
            <w:webHidden/>
          </w:rPr>
        </w:r>
        <w:r w:rsidRPr="00851958" w:rsidDel="003C52BE">
          <w:rPr>
            <w:caps/>
            <w:noProof/>
            <w:webHidden/>
          </w:rPr>
          <w:fldChar w:fldCharType="separate"/>
        </w:r>
        <w:r w:rsidR="000F40A1" w:rsidRPr="00851958" w:rsidDel="003C52BE">
          <w:rPr>
            <w:noProof/>
            <w:webHidden/>
          </w:rPr>
          <w:delText>4</w:delText>
        </w:r>
        <w:r w:rsidRPr="00851958" w:rsidDel="003C52BE">
          <w:rPr>
            <w:caps/>
            <w:noProof/>
            <w:webHidden/>
          </w:rPr>
          <w:fldChar w:fldCharType="end"/>
        </w:r>
        <w:r w:rsidRPr="00851958" w:rsidDel="003C52BE">
          <w:rPr>
            <w:caps/>
          </w:rPr>
          <w:fldChar w:fldCharType="end"/>
        </w:r>
      </w:del>
    </w:p>
    <w:p w14:paraId="785BEE65" w14:textId="77777777" w:rsidR="00955B06" w:rsidRPr="00851958" w:rsidDel="003C52BE" w:rsidRDefault="00257E09" w:rsidP="00A77383">
      <w:pPr>
        <w:pStyle w:val="Heading2"/>
        <w:rPr>
          <w:del w:id="133" w:author="saurabh.sarkar" w:date="2013-05-11T11:21:00Z"/>
          <w:rFonts w:ascii="Calibri" w:hAnsi="Calibri"/>
          <w:caps/>
          <w:noProof/>
          <w:sz w:val="22"/>
          <w:szCs w:val="22"/>
        </w:rPr>
      </w:pPr>
      <w:del w:id="134" w:author="saurabh.sarkar" w:date="2013-05-11T11:21:00Z">
        <w:r w:rsidRPr="00851958" w:rsidDel="003C52BE">
          <w:rPr>
            <w:caps/>
          </w:rPr>
          <w:fldChar w:fldCharType="begin"/>
        </w:r>
        <w:r w:rsidR="00931005" w:rsidRPr="00851958" w:rsidDel="003C52BE">
          <w:delInstrText>HYPERLINK \l "_Toc305162882"</w:delInstrText>
        </w:r>
        <w:r w:rsidRPr="00851958" w:rsidDel="003C52BE">
          <w:rPr>
            <w:caps/>
          </w:rPr>
        </w:r>
        <w:r w:rsidRPr="00851958" w:rsidDel="003C52BE">
          <w:rPr>
            <w:caps/>
          </w:rPr>
          <w:fldChar w:fldCharType="separate"/>
        </w:r>
        <w:r w:rsidR="00955B06" w:rsidRPr="00851958" w:rsidDel="003C52BE">
          <w:rPr>
            <w:rStyle w:val="Hyperlink"/>
            <w:noProof/>
            <w:color w:val="0070C0"/>
          </w:rPr>
          <w:delText>6.</w:delText>
        </w:r>
        <w:r w:rsidR="00955B06" w:rsidRPr="00851958" w:rsidDel="003C52BE">
          <w:rPr>
            <w:rFonts w:ascii="Calibri" w:hAnsi="Calibri"/>
            <w:caps/>
            <w:noProof/>
            <w:sz w:val="22"/>
            <w:szCs w:val="22"/>
          </w:rPr>
          <w:tab/>
        </w:r>
        <w:r w:rsidR="00955B06" w:rsidRPr="00851958" w:rsidDel="003C52BE">
          <w:rPr>
            <w:rStyle w:val="Hyperlink"/>
            <w:noProof/>
            <w:color w:val="0070C0"/>
          </w:rPr>
          <w:delText>Process/Procedure Flow</w:delText>
        </w:r>
        <w:r w:rsidR="00955B06" w:rsidRPr="00851958" w:rsidDel="003C52BE">
          <w:rPr>
            <w:noProof/>
            <w:webHidden/>
          </w:rPr>
          <w:tab/>
        </w:r>
        <w:r w:rsidRPr="00851958" w:rsidDel="003C52BE">
          <w:rPr>
            <w:caps/>
            <w:noProof/>
            <w:webHidden/>
          </w:rPr>
          <w:fldChar w:fldCharType="begin"/>
        </w:r>
        <w:r w:rsidR="00955B06" w:rsidRPr="00851958" w:rsidDel="003C52BE">
          <w:rPr>
            <w:noProof/>
            <w:webHidden/>
          </w:rPr>
          <w:delInstrText xml:space="preserve"> PAGEREF _Toc305162882 \h </w:delInstrText>
        </w:r>
        <w:r w:rsidRPr="00851958" w:rsidDel="003C52BE">
          <w:rPr>
            <w:caps/>
            <w:noProof/>
            <w:webHidden/>
          </w:rPr>
        </w:r>
        <w:r w:rsidRPr="00851958" w:rsidDel="003C52BE">
          <w:rPr>
            <w:caps/>
            <w:noProof/>
            <w:webHidden/>
          </w:rPr>
          <w:fldChar w:fldCharType="separate"/>
        </w:r>
        <w:r w:rsidR="000F40A1" w:rsidRPr="00851958" w:rsidDel="003C52BE">
          <w:rPr>
            <w:noProof/>
            <w:webHidden/>
          </w:rPr>
          <w:delText>5</w:delText>
        </w:r>
        <w:r w:rsidRPr="00851958" w:rsidDel="003C52BE">
          <w:rPr>
            <w:caps/>
            <w:noProof/>
            <w:webHidden/>
          </w:rPr>
          <w:fldChar w:fldCharType="end"/>
        </w:r>
        <w:r w:rsidRPr="00851958" w:rsidDel="003C52BE">
          <w:rPr>
            <w:caps/>
          </w:rPr>
          <w:fldChar w:fldCharType="end"/>
        </w:r>
      </w:del>
    </w:p>
    <w:p w14:paraId="79D58DBA" w14:textId="77777777" w:rsidR="00955B06" w:rsidRPr="00851958" w:rsidDel="003C52BE" w:rsidRDefault="00257E09" w:rsidP="00A77383">
      <w:pPr>
        <w:pStyle w:val="Heading2"/>
        <w:rPr>
          <w:del w:id="135" w:author="saurabh.sarkar" w:date="2013-05-11T11:21:00Z"/>
          <w:rFonts w:ascii="Calibri" w:hAnsi="Calibri"/>
          <w:caps/>
          <w:noProof/>
          <w:sz w:val="22"/>
          <w:szCs w:val="22"/>
        </w:rPr>
      </w:pPr>
      <w:del w:id="136" w:author="saurabh.sarkar" w:date="2013-05-11T11:21:00Z">
        <w:r w:rsidRPr="00851958" w:rsidDel="003C52BE">
          <w:rPr>
            <w:caps/>
          </w:rPr>
          <w:fldChar w:fldCharType="begin"/>
        </w:r>
        <w:r w:rsidR="00931005" w:rsidRPr="00851958" w:rsidDel="003C52BE">
          <w:delInstrText>HYPERLINK \l "_Toc305162883"</w:delInstrText>
        </w:r>
        <w:r w:rsidRPr="00851958" w:rsidDel="003C52BE">
          <w:rPr>
            <w:caps/>
          </w:rPr>
        </w:r>
        <w:r w:rsidRPr="00851958" w:rsidDel="003C52BE">
          <w:rPr>
            <w:caps/>
          </w:rPr>
          <w:fldChar w:fldCharType="separate"/>
        </w:r>
        <w:r w:rsidR="00955B06" w:rsidRPr="00851958" w:rsidDel="003C52BE">
          <w:rPr>
            <w:rStyle w:val="Hyperlink"/>
            <w:noProof/>
            <w:color w:val="0070C0"/>
          </w:rPr>
          <w:delText>7.</w:delText>
        </w:r>
        <w:r w:rsidR="00955B06" w:rsidRPr="00851958" w:rsidDel="003C52BE">
          <w:rPr>
            <w:rFonts w:ascii="Calibri" w:hAnsi="Calibri"/>
            <w:caps/>
            <w:noProof/>
            <w:sz w:val="22"/>
            <w:szCs w:val="22"/>
          </w:rPr>
          <w:tab/>
        </w:r>
        <w:r w:rsidR="00955B06" w:rsidRPr="00851958" w:rsidDel="003C52BE">
          <w:rPr>
            <w:rStyle w:val="Hyperlink"/>
            <w:noProof/>
            <w:color w:val="0070C0"/>
          </w:rPr>
          <w:delText>References</w:delText>
        </w:r>
        <w:r w:rsidR="00955B06" w:rsidRPr="00851958" w:rsidDel="003C52BE">
          <w:rPr>
            <w:noProof/>
            <w:webHidden/>
          </w:rPr>
          <w:tab/>
        </w:r>
        <w:r w:rsidRPr="00851958" w:rsidDel="003C52BE">
          <w:rPr>
            <w:caps/>
            <w:noProof/>
            <w:webHidden/>
          </w:rPr>
          <w:fldChar w:fldCharType="begin"/>
        </w:r>
        <w:r w:rsidR="00955B06" w:rsidRPr="00851958" w:rsidDel="003C52BE">
          <w:rPr>
            <w:noProof/>
            <w:webHidden/>
          </w:rPr>
          <w:delInstrText xml:space="preserve"> PAGEREF _Toc305162883 \h </w:delInstrText>
        </w:r>
        <w:r w:rsidRPr="00851958" w:rsidDel="003C52BE">
          <w:rPr>
            <w:caps/>
            <w:noProof/>
            <w:webHidden/>
          </w:rPr>
        </w:r>
        <w:r w:rsidRPr="00851958" w:rsidDel="003C52BE">
          <w:rPr>
            <w:caps/>
            <w:noProof/>
            <w:webHidden/>
          </w:rPr>
          <w:fldChar w:fldCharType="separate"/>
        </w:r>
        <w:r w:rsidR="000F40A1" w:rsidRPr="00851958" w:rsidDel="003C52BE">
          <w:rPr>
            <w:noProof/>
            <w:webHidden/>
          </w:rPr>
          <w:delText>5</w:delText>
        </w:r>
        <w:r w:rsidRPr="00851958" w:rsidDel="003C52BE">
          <w:rPr>
            <w:caps/>
            <w:noProof/>
            <w:webHidden/>
          </w:rPr>
          <w:fldChar w:fldCharType="end"/>
        </w:r>
        <w:r w:rsidRPr="00851958" w:rsidDel="003C52BE">
          <w:rPr>
            <w:caps/>
          </w:rPr>
          <w:fldChar w:fldCharType="end"/>
        </w:r>
      </w:del>
    </w:p>
    <w:p w14:paraId="10AB19AD" w14:textId="77777777" w:rsidR="00635047" w:rsidRPr="00851958" w:rsidDel="003C52BE" w:rsidRDefault="00257E09" w:rsidP="00A77383">
      <w:pPr>
        <w:pStyle w:val="Heading2"/>
        <w:rPr>
          <w:del w:id="137" w:author="saurabh.sarkar" w:date="2013-05-11T11:21:00Z"/>
        </w:rPr>
      </w:pPr>
      <w:del w:id="138" w:author="saurabh.sarkar" w:date="2013-05-11T11:21:00Z">
        <w:r w:rsidRPr="00851958" w:rsidDel="003C52BE">
          <w:fldChar w:fldCharType="end"/>
        </w:r>
      </w:del>
    </w:p>
    <w:p w14:paraId="0F04B421" w14:textId="77777777" w:rsidR="00DA0ECF" w:rsidRPr="00851958" w:rsidDel="003C52BE" w:rsidRDefault="00DA0ECF" w:rsidP="00A77383">
      <w:pPr>
        <w:pStyle w:val="Heading2"/>
        <w:rPr>
          <w:del w:id="139" w:author="saurabh.sarkar" w:date="2013-05-11T11:21:00Z"/>
        </w:rPr>
      </w:pPr>
    </w:p>
    <w:p w14:paraId="427F04E5" w14:textId="77777777" w:rsidR="00DA0ECF" w:rsidRPr="00851958" w:rsidDel="003C52BE" w:rsidRDefault="00DA0ECF" w:rsidP="00A77383">
      <w:pPr>
        <w:pStyle w:val="Heading2"/>
        <w:rPr>
          <w:del w:id="140" w:author="saurabh.sarkar" w:date="2013-05-11T11:21:00Z"/>
        </w:rPr>
      </w:pPr>
    </w:p>
    <w:p w14:paraId="1DEB93CB" w14:textId="77777777" w:rsidR="00DA0ECF" w:rsidRPr="00851958" w:rsidDel="003C52BE" w:rsidRDefault="00DA0ECF" w:rsidP="00A77383">
      <w:pPr>
        <w:pStyle w:val="Heading2"/>
        <w:rPr>
          <w:del w:id="141" w:author="saurabh.sarkar" w:date="2013-05-11T11:21:00Z"/>
        </w:rPr>
      </w:pPr>
    </w:p>
    <w:p w14:paraId="71919AF9" w14:textId="77777777" w:rsidR="00DA0ECF" w:rsidRPr="00851958" w:rsidDel="003C52BE" w:rsidRDefault="00DA0ECF" w:rsidP="00A77383">
      <w:pPr>
        <w:pStyle w:val="Heading2"/>
        <w:rPr>
          <w:del w:id="142" w:author="saurabh.sarkar" w:date="2013-05-11T11:21:00Z"/>
        </w:rPr>
      </w:pPr>
    </w:p>
    <w:p w14:paraId="79F3468D" w14:textId="77777777" w:rsidR="00DA0ECF" w:rsidRPr="00851958" w:rsidDel="003C52BE" w:rsidRDefault="00DA0ECF" w:rsidP="00A77383">
      <w:pPr>
        <w:pStyle w:val="Heading2"/>
        <w:rPr>
          <w:del w:id="143" w:author="saurabh.sarkar" w:date="2013-05-11T11:21:00Z"/>
        </w:rPr>
      </w:pPr>
    </w:p>
    <w:p w14:paraId="04E6986C" w14:textId="77777777" w:rsidR="00DA0ECF" w:rsidRPr="00851958" w:rsidDel="003C52BE" w:rsidRDefault="00DA0ECF" w:rsidP="00A77383">
      <w:pPr>
        <w:pStyle w:val="Heading2"/>
        <w:rPr>
          <w:del w:id="144" w:author="saurabh.sarkar" w:date="2013-05-11T11:21:00Z"/>
        </w:rPr>
      </w:pPr>
    </w:p>
    <w:p w14:paraId="1D720AD4" w14:textId="77777777" w:rsidR="00DA0ECF" w:rsidRPr="00851958" w:rsidDel="003C52BE" w:rsidRDefault="00DA0ECF" w:rsidP="00A77383">
      <w:pPr>
        <w:pStyle w:val="Heading2"/>
        <w:rPr>
          <w:del w:id="145" w:author="saurabh.sarkar" w:date="2013-05-11T11:21:00Z"/>
        </w:rPr>
      </w:pPr>
    </w:p>
    <w:p w14:paraId="3B162535" w14:textId="77777777" w:rsidR="00DA0ECF" w:rsidRPr="00851958" w:rsidDel="003C52BE" w:rsidRDefault="00DA0ECF" w:rsidP="00A77383">
      <w:pPr>
        <w:pStyle w:val="Heading2"/>
        <w:rPr>
          <w:del w:id="146" w:author="saurabh.sarkar" w:date="2013-05-11T11:21:00Z"/>
        </w:rPr>
      </w:pPr>
    </w:p>
    <w:p w14:paraId="5B9E32F3" w14:textId="77777777" w:rsidR="00DA0ECF" w:rsidRPr="00851958" w:rsidDel="003C52BE" w:rsidRDefault="00DA0ECF" w:rsidP="00A77383">
      <w:pPr>
        <w:pStyle w:val="Heading2"/>
        <w:rPr>
          <w:del w:id="147" w:author="saurabh.sarkar" w:date="2013-05-11T11:21:00Z"/>
        </w:rPr>
      </w:pPr>
    </w:p>
    <w:p w14:paraId="5F15862B" w14:textId="77777777" w:rsidR="00DA0ECF" w:rsidRPr="00851958" w:rsidDel="003C52BE" w:rsidRDefault="00DA0ECF" w:rsidP="00A77383">
      <w:pPr>
        <w:pStyle w:val="Heading2"/>
        <w:rPr>
          <w:del w:id="148" w:author="saurabh.sarkar" w:date="2013-05-11T11:21:00Z"/>
        </w:rPr>
      </w:pPr>
    </w:p>
    <w:p w14:paraId="57C8FD0E" w14:textId="77777777" w:rsidR="00DA0ECF" w:rsidRPr="00851958" w:rsidDel="003C52BE" w:rsidRDefault="00DA0ECF" w:rsidP="00A77383">
      <w:pPr>
        <w:pStyle w:val="Heading2"/>
        <w:rPr>
          <w:del w:id="149" w:author="saurabh.sarkar" w:date="2013-05-11T11:21:00Z"/>
        </w:rPr>
      </w:pPr>
    </w:p>
    <w:p w14:paraId="54A0EF55" w14:textId="77777777" w:rsidR="00DA0ECF" w:rsidRPr="00851958" w:rsidDel="003C52BE" w:rsidRDefault="00DA0ECF" w:rsidP="00A77383">
      <w:pPr>
        <w:pStyle w:val="Heading2"/>
        <w:rPr>
          <w:del w:id="150" w:author="saurabh.sarkar" w:date="2013-05-11T11:21:00Z"/>
        </w:rPr>
      </w:pPr>
    </w:p>
    <w:p w14:paraId="3D0A6346" w14:textId="77777777" w:rsidR="00DA0ECF" w:rsidRPr="00851958" w:rsidDel="003C52BE" w:rsidRDefault="00DA0ECF" w:rsidP="00A77383">
      <w:pPr>
        <w:pStyle w:val="Heading2"/>
        <w:rPr>
          <w:del w:id="151" w:author="saurabh.sarkar" w:date="2013-05-11T11:21:00Z"/>
        </w:rPr>
      </w:pPr>
    </w:p>
    <w:p w14:paraId="528F54A3" w14:textId="77777777" w:rsidR="00DA0ECF" w:rsidRPr="00851958" w:rsidDel="003C52BE" w:rsidRDefault="00DA0ECF" w:rsidP="00A77383">
      <w:pPr>
        <w:pStyle w:val="Heading2"/>
        <w:rPr>
          <w:del w:id="152" w:author="saurabh.sarkar" w:date="2013-05-11T11:21:00Z"/>
        </w:rPr>
      </w:pPr>
    </w:p>
    <w:p w14:paraId="5FAED3BE" w14:textId="77777777" w:rsidR="00DA0ECF" w:rsidRPr="00851958" w:rsidDel="003C52BE" w:rsidRDefault="00DA0ECF" w:rsidP="00A77383">
      <w:pPr>
        <w:pStyle w:val="Heading2"/>
        <w:rPr>
          <w:del w:id="153" w:author="saurabh.sarkar" w:date="2013-05-11T11:21:00Z"/>
        </w:rPr>
      </w:pPr>
    </w:p>
    <w:p w14:paraId="50FE1AC1" w14:textId="77777777" w:rsidR="00DA0ECF" w:rsidRPr="00851958" w:rsidDel="003C52BE" w:rsidRDefault="00DA0ECF" w:rsidP="00A77383">
      <w:pPr>
        <w:pStyle w:val="Heading2"/>
        <w:rPr>
          <w:del w:id="154" w:author="saurabh.sarkar" w:date="2013-05-11T11:21:00Z"/>
        </w:rPr>
      </w:pPr>
    </w:p>
    <w:p w14:paraId="3F554C2F" w14:textId="77777777" w:rsidR="00DA0ECF" w:rsidRPr="00851958" w:rsidDel="003C52BE" w:rsidRDefault="00DA0ECF" w:rsidP="00A77383">
      <w:pPr>
        <w:pStyle w:val="Heading2"/>
        <w:rPr>
          <w:del w:id="155" w:author="saurabh.sarkar" w:date="2013-05-11T11:21:00Z"/>
        </w:rPr>
      </w:pPr>
    </w:p>
    <w:p w14:paraId="46587A65" w14:textId="77777777" w:rsidR="00DA0ECF" w:rsidRPr="00851958" w:rsidDel="003C52BE" w:rsidRDefault="00DA0ECF" w:rsidP="00A77383">
      <w:pPr>
        <w:pStyle w:val="Heading2"/>
        <w:rPr>
          <w:del w:id="156" w:author="saurabh.sarkar" w:date="2013-05-11T11:21:00Z"/>
        </w:rPr>
      </w:pPr>
    </w:p>
    <w:p w14:paraId="4B5C4DEE" w14:textId="77777777" w:rsidR="00DA0ECF" w:rsidRPr="00851958" w:rsidDel="003C52BE" w:rsidRDefault="00DA0ECF" w:rsidP="00A77383">
      <w:pPr>
        <w:pStyle w:val="Heading2"/>
        <w:rPr>
          <w:del w:id="157" w:author="saurabh.sarkar" w:date="2013-05-11T11:21:00Z"/>
        </w:rPr>
      </w:pPr>
    </w:p>
    <w:p w14:paraId="2F268A1D" w14:textId="77777777" w:rsidR="00DA0ECF" w:rsidRPr="00851958" w:rsidDel="003C52BE" w:rsidRDefault="00DA0ECF" w:rsidP="00A77383">
      <w:pPr>
        <w:pStyle w:val="Heading2"/>
        <w:rPr>
          <w:del w:id="158" w:author="saurabh.sarkar" w:date="2013-05-11T11:21:00Z"/>
        </w:rPr>
      </w:pPr>
    </w:p>
    <w:p w14:paraId="748D4E87" w14:textId="77777777" w:rsidR="00DA0ECF" w:rsidRPr="00851958" w:rsidDel="003C52BE" w:rsidRDefault="00DA0ECF" w:rsidP="00A77383">
      <w:pPr>
        <w:pStyle w:val="Heading2"/>
        <w:rPr>
          <w:del w:id="159" w:author="saurabh.sarkar" w:date="2013-05-11T11:21:00Z"/>
        </w:rPr>
      </w:pPr>
    </w:p>
    <w:p w14:paraId="6C0A82A2" w14:textId="77777777" w:rsidR="00DA0ECF" w:rsidRPr="00851958" w:rsidDel="003C52BE" w:rsidRDefault="00DA0ECF" w:rsidP="00A77383">
      <w:pPr>
        <w:pStyle w:val="Heading2"/>
        <w:rPr>
          <w:del w:id="160" w:author="saurabh.sarkar" w:date="2013-05-11T11:21:00Z"/>
        </w:rPr>
      </w:pPr>
    </w:p>
    <w:p w14:paraId="6A4268C6" w14:textId="77777777" w:rsidR="0037235C" w:rsidRPr="00851958" w:rsidDel="003C52BE" w:rsidRDefault="0037235C" w:rsidP="00A77383">
      <w:pPr>
        <w:pStyle w:val="Heading2"/>
        <w:rPr>
          <w:del w:id="161" w:author="saurabh.sarkar" w:date="2013-05-11T11:21:00Z"/>
        </w:rPr>
      </w:pPr>
      <w:bookmarkStart w:id="162" w:name="_Toc305162877"/>
      <w:del w:id="163" w:author="saurabh.sarkar" w:date="2013-05-11T11:21:00Z">
        <w:r w:rsidRPr="00851958" w:rsidDel="003C52BE">
          <w:delText>Objective</w:delText>
        </w:r>
        <w:bookmarkEnd w:id="122"/>
        <w:bookmarkEnd w:id="162"/>
      </w:del>
    </w:p>
    <w:p w14:paraId="10BA71BD" w14:textId="77777777" w:rsidR="00E73FCC" w:rsidRPr="00851958" w:rsidDel="003C52BE" w:rsidRDefault="00E73FCC" w:rsidP="00A77383">
      <w:pPr>
        <w:pStyle w:val="Heading2"/>
        <w:rPr>
          <w:del w:id="164" w:author="saurabh.sarkar" w:date="2013-05-11T11:21:00Z"/>
          <w:lang w:val="en-GB"/>
        </w:rPr>
      </w:pPr>
      <w:bookmarkStart w:id="165" w:name="_Toc163977181"/>
      <w:del w:id="166" w:author="saurabh.sarkar" w:date="2013-05-11T11:21:00Z">
        <w:r w:rsidRPr="00851958" w:rsidDel="003C52BE">
          <w:rPr>
            <w:lang w:val="en-GB"/>
          </w:rPr>
          <w:delText>The purpose of this procedure is to implement a system to maintain and control records to demonstrate conformance to the specified requirement and effective operation of the Information Security Management System (ISMS).</w:delText>
        </w:r>
      </w:del>
    </w:p>
    <w:p w14:paraId="5BAA1229" w14:textId="77777777" w:rsidR="0037235C" w:rsidRPr="00851958" w:rsidDel="003C52BE" w:rsidRDefault="0037235C" w:rsidP="00A77383">
      <w:pPr>
        <w:pStyle w:val="Heading2"/>
        <w:rPr>
          <w:del w:id="167" w:author="saurabh.sarkar" w:date="2013-05-11T11:21:00Z"/>
        </w:rPr>
      </w:pPr>
      <w:bookmarkStart w:id="168" w:name="_Toc305162878"/>
      <w:del w:id="169" w:author="saurabh.sarkar" w:date="2013-05-11T11:21:00Z">
        <w:r w:rsidRPr="00851958" w:rsidDel="003C52BE">
          <w:delText>Scope</w:delText>
        </w:r>
        <w:bookmarkEnd w:id="165"/>
        <w:bookmarkEnd w:id="168"/>
      </w:del>
    </w:p>
    <w:p w14:paraId="26879912" w14:textId="77777777" w:rsidR="00DA0ECF" w:rsidRPr="00851958" w:rsidDel="003C52BE" w:rsidRDefault="00DA0ECF" w:rsidP="00A77383">
      <w:pPr>
        <w:pStyle w:val="Heading2"/>
        <w:rPr>
          <w:del w:id="170" w:author="saurabh.sarkar" w:date="2013-05-11T11:21:00Z"/>
          <w:lang w:val="en-GB" w:eastAsia="ru-RU"/>
        </w:rPr>
      </w:pPr>
      <w:bookmarkStart w:id="171" w:name="_Toc163977182"/>
      <w:del w:id="172" w:author="saurabh.sarkar" w:date="2013-05-11T11:21:00Z">
        <w:r w:rsidRPr="00851958" w:rsidDel="003C52BE">
          <w:rPr>
            <w:lang w:val="en-GB" w:eastAsia="ru-RU"/>
          </w:rPr>
          <w:delText xml:space="preserve">The procedure is applicable to all records i.e. hardcopies and softcopies related to the ISMS in the </w:delText>
        </w:r>
        <w:r w:rsidR="001A2FCD" w:rsidRPr="00851958" w:rsidDel="003C52BE">
          <w:rPr>
            <w:lang w:val="en-GB" w:eastAsia="ru-RU"/>
          </w:rPr>
          <w:delText>Hindalco Industries Limited (</w:delText>
        </w:r>
        <w:r w:rsidR="00F80EDA" w:rsidRPr="00851958" w:rsidDel="003C52BE">
          <w:rPr>
            <w:lang w:val="en-GB" w:eastAsia="ru-RU"/>
          </w:rPr>
          <w:delText>Hirakud Complex</w:delText>
        </w:r>
        <w:r w:rsidR="001A2FCD" w:rsidRPr="00851958" w:rsidDel="003C52BE">
          <w:rPr>
            <w:lang w:val="en-GB" w:eastAsia="ru-RU"/>
          </w:rPr>
          <w:delText>).</w:delText>
        </w:r>
      </w:del>
    </w:p>
    <w:p w14:paraId="3B0809C7" w14:textId="77777777" w:rsidR="00204DEC" w:rsidRPr="00851958" w:rsidDel="003C52BE" w:rsidRDefault="00204DEC" w:rsidP="00A77383">
      <w:pPr>
        <w:pStyle w:val="Heading2"/>
        <w:rPr>
          <w:del w:id="173" w:author="saurabh.sarkar" w:date="2013-05-11T11:21:00Z"/>
        </w:rPr>
      </w:pPr>
      <w:bookmarkStart w:id="174" w:name="_Toc305162879"/>
      <w:del w:id="175" w:author="saurabh.sarkar" w:date="2013-05-11T11:21:00Z">
        <w:r w:rsidRPr="00851958" w:rsidDel="003C52BE">
          <w:delText>Responsibility</w:delText>
        </w:r>
        <w:bookmarkEnd w:id="174"/>
      </w:del>
    </w:p>
    <w:p w14:paraId="3E6BE0A6" w14:textId="77777777" w:rsidR="00DA0ECF" w:rsidRPr="00851958" w:rsidDel="003C52BE" w:rsidRDefault="00C14988" w:rsidP="00A77383">
      <w:pPr>
        <w:pStyle w:val="Heading2"/>
        <w:rPr>
          <w:del w:id="176" w:author="saurabh.sarkar" w:date="2013-05-11T11:21:00Z"/>
        </w:rPr>
      </w:pPr>
      <w:del w:id="177" w:author="saurabh.sarkar" w:date="2013-05-11T11:21:00Z">
        <w:r w:rsidRPr="00851958" w:rsidDel="003C52BE">
          <w:delText xml:space="preserve">IT- CISO </w:delText>
        </w:r>
        <w:r w:rsidR="00DA0ECF" w:rsidRPr="00851958" w:rsidDel="003C52BE">
          <w:delText>is responsible for implementation of this procedure.</w:delText>
        </w:r>
      </w:del>
    </w:p>
    <w:p w14:paraId="4B96137A" w14:textId="77777777" w:rsidR="00DA0ECF" w:rsidRPr="00851958" w:rsidDel="003C52BE" w:rsidRDefault="00DA0ECF" w:rsidP="00A77383">
      <w:pPr>
        <w:pStyle w:val="Heading2"/>
        <w:rPr>
          <w:del w:id="178" w:author="saurabh.sarkar" w:date="2013-05-11T11:21:00Z"/>
        </w:rPr>
      </w:pPr>
      <w:del w:id="179" w:author="saurabh.sarkar" w:date="2013-05-11T11:21:00Z">
        <w:r w:rsidRPr="00851958" w:rsidDel="003C52BE">
          <w:delText>All the persons are responsible to maintain Records, related to their Department/Section / Functions.</w:delText>
        </w:r>
      </w:del>
    </w:p>
    <w:p w14:paraId="5775FA9F" w14:textId="77777777" w:rsidR="002B2F7E" w:rsidRPr="00851958" w:rsidDel="003C52BE" w:rsidRDefault="00C14988" w:rsidP="00A77383">
      <w:pPr>
        <w:pStyle w:val="Heading2"/>
        <w:rPr>
          <w:del w:id="180" w:author="saurabh.sarkar" w:date="2013-05-11T11:21:00Z"/>
        </w:rPr>
      </w:pPr>
      <w:del w:id="181" w:author="saurabh.sarkar" w:date="2013-05-11T11:21:00Z">
        <w:r w:rsidRPr="00851958" w:rsidDel="003C52BE">
          <w:delText xml:space="preserve">IT- CISO </w:delText>
        </w:r>
        <w:r w:rsidR="00DA0ECF" w:rsidRPr="00851958" w:rsidDel="003C52BE">
          <w:delText>maintains the Master List of Documents of the entire ISMS</w:delText>
        </w:r>
        <w:r w:rsidR="002B2F7E" w:rsidRPr="00851958" w:rsidDel="003C52BE">
          <w:delText>.</w:delText>
        </w:r>
      </w:del>
    </w:p>
    <w:p w14:paraId="641C94A7" w14:textId="77777777" w:rsidR="0037235C" w:rsidRPr="00851958" w:rsidDel="003C52BE" w:rsidRDefault="0037235C" w:rsidP="00A77383">
      <w:pPr>
        <w:pStyle w:val="Heading2"/>
        <w:rPr>
          <w:del w:id="182" w:author="saurabh.sarkar" w:date="2013-05-11T11:21:00Z"/>
        </w:rPr>
      </w:pPr>
      <w:bookmarkStart w:id="183" w:name="_Toc305162880"/>
      <w:del w:id="184" w:author="saurabh.sarkar" w:date="2013-05-11T11:21:00Z">
        <w:r w:rsidRPr="00851958" w:rsidDel="003C52BE">
          <w:delText>Inputs, Outputs</w:delText>
        </w:r>
        <w:bookmarkEnd w:id="171"/>
        <w:bookmarkEnd w:id="183"/>
      </w:del>
    </w:p>
    <w:p w14:paraId="377FC447" w14:textId="77777777" w:rsidR="00B3474C" w:rsidRPr="00851958" w:rsidDel="003C52BE" w:rsidRDefault="00B3474C" w:rsidP="00A77383">
      <w:pPr>
        <w:pStyle w:val="Heading2"/>
        <w:rPr>
          <w:del w:id="185" w:author="saurabh.sarkar" w:date="2013-05-11T11:21:00Z"/>
        </w:rPr>
      </w:pPr>
      <w:del w:id="186" w:author="saurabh.sarkar" w:date="2013-05-11T11:21:00Z">
        <w:r w:rsidRPr="00851958" w:rsidDel="003C52BE">
          <w:delText>Inputs</w:delText>
        </w:r>
      </w:del>
    </w:p>
    <w:p w14:paraId="3B99AA11" w14:textId="77777777" w:rsidR="006E6434" w:rsidRPr="00851958" w:rsidDel="003C52BE" w:rsidRDefault="00FE5F67" w:rsidP="00A77383">
      <w:pPr>
        <w:pStyle w:val="Heading2"/>
        <w:rPr>
          <w:del w:id="187" w:author="saurabh.sarkar" w:date="2013-05-11T11:21:00Z"/>
        </w:rPr>
      </w:pPr>
      <w:del w:id="188" w:author="saurabh.sarkar" w:date="2013-05-11T11:21:00Z">
        <w:r w:rsidRPr="00851958" w:rsidDel="003C52BE">
          <w:delText>ISO Standards requirements</w:delText>
        </w:r>
      </w:del>
    </w:p>
    <w:p w14:paraId="111E1297" w14:textId="77777777" w:rsidR="00803945" w:rsidRPr="00851958" w:rsidDel="003C52BE" w:rsidRDefault="00803945" w:rsidP="00A77383">
      <w:pPr>
        <w:pStyle w:val="Heading2"/>
        <w:rPr>
          <w:del w:id="189" w:author="saurabh.sarkar" w:date="2013-05-11T11:21:00Z"/>
        </w:rPr>
      </w:pPr>
      <w:del w:id="190" w:author="saurabh.sarkar" w:date="2013-05-11T11:21:00Z">
        <w:r w:rsidRPr="00851958" w:rsidDel="003C52BE">
          <w:delText>Formats</w:delText>
        </w:r>
      </w:del>
    </w:p>
    <w:p w14:paraId="49BBD81D" w14:textId="77777777" w:rsidR="00B3474C" w:rsidRPr="00851958" w:rsidDel="003C52BE" w:rsidRDefault="00B3474C" w:rsidP="00A77383">
      <w:pPr>
        <w:pStyle w:val="Heading2"/>
        <w:rPr>
          <w:del w:id="191" w:author="saurabh.sarkar" w:date="2013-05-11T11:21:00Z"/>
        </w:rPr>
      </w:pPr>
      <w:del w:id="192" w:author="saurabh.sarkar" w:date="2013-05-11T11:21:00Z">
        <w:r w:rsidRPr="00851958" w:rsidDel="003C52BE">
          <w:delText>Outputs</w:delText>
        </w:r>
      </w:del>
    </w:p>
    <w:p w14:paraId="465E9F49" w14:textId="77777777" w:rsidR="006E6434" w:rsidRPr="00851958" w:rsidDel="003C52BE" w:rsidRDefault="00803945" w:rsidP="00A77383">
      <w:pPr>
        <w:pStyle w:val="Heading2"/>
        <w:rPr>
          <w:del w:id="193" w:author="saurabh.sarkar" w:date="2013-05-11T11:21:00Z"/>
        </w:rPr>
      </w:pPr>
      <w:del w:id="194" w:author="saurabh.sarkar" w:date="2013-05-11T11:21:00Z">
        <w:r w:rsidRPr="00851958" w:rsidDel="003C52BE">
          <w:delText>Records</w:delText>
        </w:r>
      </w:del>
    </w:p>
    <w:p w14:paraId="371189B0" w14:textId="77777777" w:rsidR="00803945" w:rsidRPr="00851958" w:rsidDel="003C52BE" w:rsidRDefault="00803945" w:rsidP="00A77383">
      <w:pPr>
        <w:pStyle w:val="Heading2"/>
        <w:rPr>
          <w:del w:id="195" w:author="saurabh.sarkar" w:date="2013-05-11T11:21:00Z"/>
        </w:rPr>
      </w:pPr>
      <w:del w:id="196" w:author="saurabh.sarkar" w:date="2013-05-11T11:21:00Z">
        <w:r w:rsidRPr="00851958" w:rsidDel="003C52BE">
          <w:delText>Master List Of Records</w:delText>
        </w:r>
      </w:del>
    </w:p>
    <w:p w14:paraId="36DBFA6E" w14:textId="77777777" w:rsidR="00C70591" w:rsidRPr="00851958" w:rsidDel="003C52BE" w:rsidRDefault="003F55DE" w:rsidP="00A77383">
      <w:pPr>
        <w:pStyle w:val="Heading2"/>
        <w:rPr>
          <w:del w:id="197" w:author="saurabh.sarkar" w:date="2013-05-11T11:21:00Z"/>
        </w:rPr>
      </w:pPr>
      <w:bookmarkStart w:id="198" w:name="_Toc163977183"/>
      <w:bookmarkStart w:id="199" w:name="_Toc305162881"/>
      <w:del w:id="200" w:author="saurabh.sarkar" w:date="2013-05-11T11:21:00Z">
        <w:r w:rsidRPr="00851958" w:rsidDel="003C52BE">
          <w:delText>Abbreviations/Definition</w:delText>
        </w:r>
        <w:bookmarkEnd w:id="198"/>
        <w:bookmarkEnd w:id="199"/>
      </w:del>
    </w:p>
    <w:p w14:paraId="30233178" w14:textId="77777777" w:rsidR="00D8588F" w:rsidRPr="00851958" w:rsidDel="003C52BE" w:rsidRDefault="00D8588F" w:rsidP="00A77383">
      <w:pPr>
        <w:pStyle w:val="Heading2"/>
        <w:rPr>
          <w:del w:id="201" w:author="saurabh.sarkar" w:date="2013-05-11T11:21:00Z"/>
        </w:rPr>
      </w:pPr>
      <w:del w:id="202" w:author="saurabh.sarkar" w:date="2013-05-11T11:21:00Z">
        <w:r w:rsidRPr="00851958" w:rsidDel="003C52BE">
          <w:delText>ML – Master List</w:delText>
        </w:r>
      </w:del>
    </w:p>
    <w:p w14:paraId="512D8476" w14:textId="77777777" w:rsidR="00D8588F" w:rsidRPr="00851958" w:rsidDel="003C52BE" w:rsidRDefault="00D8588F" w:rsidP="00A77383">
      <w:pPr>
        <w:pStyle w:val="Heading2"/>
        <w:rPr>
          <w:del w:id="203" w:author="saurabh.sarkar" w:date="2013-05-11T11:21:00Z"/>
        </w:rPr>
      </w:pPr>
      <w:del w:id="204" w:author="saurabh.sarkar" w:date="2013-05-11T11:21:00Z">
        <w:r w:rsidRPr="00851958" w:rsidDel="003C52BE">
          <w:delText>ISMS – Information Security Management System</w:delText>
        </w:r>
      </w:del>
    </w:p>
    <w:p w14:paraId="5A3F81BA" w14:textId="77777777" w:rsidR="00F013A9" w:rsidRPr="00851958" w:rsidDel="003C52BE" w:rsidRDefault="00C14AE8" w:rsidP="00A77383">
      <w:pPr>
        <w:pStyle w:val="Heading2"/>
        <w:rPr>
          <w:del w:id="205" w:author="saurabh.sarkar" w:date="2013-05-11T11:21:00Z"/>
        </w:rPr>
      </w:pPr>
      <w:bookmarkStart w:id="206" w:name="_Toc305162882"/>
      <w:del w:id="207" w:author="saurabh.sarkar" w:date="2013-05-11T11:21:00Z">
        <w:r w:rsidRPr="00851958" w:rsidDel="003C52BE">
          <w:delText>Process</w:delText>
        </w:r>
        <w:r w:rsidR="006E6434" w:rsidRPr="00851958" w:rsidDel="003C52BE">
          <w:delText>/Procedure</w:delText>
        </w:r>
        <w:r w:rsidRPr="00851958" w:rsidDel="003C52BE">
          <w:delText xml:space="preserve"> Flow</w:delText>
        </w:r>
        <w:bookmarkEnd w:id="206"/>
      </w:del>
    </w:p>
    <w:p w14:paraId="516094C3" w14:textId="77777777" w:rsidR="00327B8A" w:rsidRPr="00851958" w:rsidDel="003C52BE" w:rsidRDefault="00327B8A" w:rsidP="00A77383">
      <w:pPr>
        <w:pStyle w:val="Heading2"/>
        <w:rPr>
          <w:del w:id="208" w:author="saurabh.sarkar" w:date="2013-05-11T11:21:00Z"/>
          <w:lang w:val="en-GB"/>
        </w:rPr>
      </w:pPr>
      <w:del w:id="209" w:author="saurabh.sarkar" w:date="2013-05-11T11:21:00Z">
        <w:r w:rsidRPr="00851958" w:rsidDel="003C52BE">
          <w:rPr>
            <w:lang w:val="en-GB"/>
          </w:rPr>
          <w:delText>Records, their retention period, location and the section, retention and its nature i.e. whether maintained as softcopy / hardcopy both are identified and defined in Master List of Documents.</w:delText>
        </w:r>
      </w:del>
    </w:p>
    <w:p w14:paraId="0137CEAA" w14:textId="77777777" w:rsidR="00327B8A" w:rsidRPr="00851958" w:rsidDel="003C52BE" w:rsidRDefault="00327B8A" w:rsidP="00A77383">
      <w:pPr>
        <w:pStyle w:val="Heading2"/>
        <w:rPr>
          <w:del w:id="210" w:author="saurabh.sarkar" w:date="2013-05-11T11:21:00Z"/>
          <w:lang w:val="en-GB"/>
        </w:rPr>
      </w:pPr>
      <w:del w:id="211" w:author="saurabh.sarkar" w:date="2013-05-11T11:21:00Z">
        <w:r w:rsidRPr="00851958" w:rsidDel="003C52BE">
          <w:rPr>
            <w:lang w:val="en-GB"/>
          </w:rPr>
          <w:delText>The person responsible to maintain and control Records is also responsible for their review to maintain effectiveness of the ISMS.</w:delText>
        </w:r>
      </w:del>
    </w:p>
    <w:p w14:paraId="550010B8" w14:textId="77777777" w:rsidR="00327B8A" w:rsidRPr="00851958" w:rsidDel="003C52BE" w:rsidRDefault="00327B8A" w:rsidP="00A77383">
      <w:pPr>
        <w:pStyle w:val="Heading2"/>
        <w:rPr>
          <w:del w:id="212" w:author="saurabh.sarkar" w:date="2013-05-11T11:21:00Z"/>
          <w:lang w:val="en-GB"/>
        </w:rPr>
      </w:pPr>
      <w:del w:id="213" w:author="saurabh.sarkar" w:date="2013-05-11T11:21:00Z">
        <w:r w:rsidRPr="00851958" w:rsidDel="003C52BE">
          <w:rPr>
            <w:lang w:val="en-GB"/>
          </w:rPr>
          <w:delText>All Records whether in the form of Hard copies or Soft copies are stored and retained to ensure they are easy and readily accessible/retrievable, whenever required, and to prevent damage/loss.</w:delText>
        </w:r>
      </w:del>
    </w:p>
    <w:p w14:paraId="7E8E4F30" w14:textId="77777777" w:rsidR="00327B8A" w:rsidRPr="00851958" w:rsidDel="003C52BE" w:rsidRDefault="00327B8A" w:rsidP="00A77383">
      <w:pPr>
        <w:pStyle w:val="Heading2"/>
        <w:rPr>
          <w:del w:id="214" w:author="saurabh.sarkar" w:date="2013-05-11T11:21:00Z"/>
          <w:lang w:val="en-GB"/>
        </w:rPr>
      </w:pPr>
      <w:del w:id="215" w:author="saurabh.sarkar" w:date="2013-05-11T11:21:00Z">
        <w:r w:rsidRPr="00851958" w:rsidDel="003C52BE">
          <w:rPr>
            <w:lang w:val="en-GB"/>
          </w:rPr>
          <w:delText>All Records are retained for a defined period or required to fulfil the contractual obligation/ agreement whichever is later. Obsolete records, which need not to be retained after their retention period, are disposed off considering nature of the record.</w:delText>
        </w:r>
      </w:del>
    </w:p>
    <w:p w14:paraId="3480E2C5" w14:textId="77777777" w:rsidR="00327B8A" w:rsidRPr="00851958" w:rsidDel="003C52BE" w:rsidRDefault="00327B8A" w:rsidP="00A77383">
      <w:pPr>
        <w:pStyle w:val="Heading2"/>
        <w:rPr>
          <w:del w:id="216" w:author="saurabh.sarkar" w:date="2013-05-11T11:21:00Z"/>
          <w:lang w:val="en-GB"/>
        </w:rPr>
      </w:pPr>
      <w:commentRangeStart w:id="217"/>
      <w:del w:id="218" w:author="saurabh.sarkar" w:date="2013-05-11T11:21:00Z">
        <w:r w:rsidRPr="00851958" w:rsidDel="003C52BE">
          <w:rPr>
            <w:lang w:val="en-GB"/>
          </w:rPr>
          <w:delText>All Department Heads</w:delText>
        </w:r>
        <w:commentRangeEnd w:id="217"/>
        <w:r w:rsidR="00CE11D5" w:rsidRPr="00851958" w:rsidDel="003C52BE">
          <w:rPr>
            <w:rStyle w:val="CommentReference"/>
            <w:b/>
            <w:color w:val="0070C0"/>
          </w:rPr>
          <w:commentReference w:id="217"/>
        </w:r>
      </w:del>
      <w:ins w:id="219" w:author="saroj" w:date="2013-04-16T11:21:00Z">
        <w:del w:id="220" w:author="saurabh.sarkar" w:date="2013-05-11T11:21:00Z">
          <w:r w:rsidR="009D2A27" w:rsidRPr="00851958" w:rsidDel="003C52BE">
            <w:rPr>
              <w:lang w:val="en-GB"/>
            </w:rPr>
            <w:delText xml:space="preserve">Head IT </w:delText>
          </w:r>
        </w:del>
      </w:ins>
      <w:del w:id="221" w:author="saurabh.sarkar" w:date="2013-05-11T11:21:00Z">
        <w:r w:rsidRPr="00851958" w:rsidDel="003C52BE">
          <w:rPr>
            <w:lang w:val="en-GB"/>
          </w:rPr>
          <w:delText xml:space="preserve">/ </w:delText>
        </w:r>
        <w:r w:rsidR="00C14988" w:rsidRPr="00851958" w:rsidDel="003C52BE">
          <w:rPr>
            <w:lang w:val="en-GB"/>
          </w:rPr>
          <w:delText xml:space="preserve">IT- CISO </w:delText>
        </w:r>
        <w:r w:rsidRPr="00851958" w:rsidDel="003C52BE">
          <w:rPr>
            <w:lang w:val="en-GB"/>
          </w:rPr>
          <w:delText>ensure that the Records are made available to the customer, where this is an agreed contractual requirement and the external/ internal auditors at the time of audits.</w:delText>
        </w:r>
      </w:del>
    </w:p>
    <w:p w14:paraId="4F885CA2" w14:textId="77777777" w:rsidR="00327B8A" w:rsidRPr="00851958" w:rsidDel="003C52BE" w:rsidRDefault="00327B8A" w:rsidP="00A77383">
      <w:pPr>
        <w:pStyle w:val="Heading2"/>
        <w:rPr>
          <w:del w:id="222" w:author="saurabh.sarkar" w:date="2013-05-11T11:21:00Z"/>
          <w:lang w:val="en-GB"/>
        </w:rPr>
      </w:pPr>
      <w:del w:id="223" w:author="saurabh.sarkar" w:date="2013-05-11T11:21:00Z">
        <w:r w:rsidRPr="00851958" w:rsidDel="003C52BE">
          <w:rPr>
            <w:lang w:val="en-GB"/>
          </w:rPr>
          <w:delText>All the persons are responsible to maintain Records, related to their department/section/ functions.</w:delText>
        </w:r>
      </w:del>
    </w:p>
    <w:p w14:paraId="18AECE07" w14:textId="1EB3ADD4" w:rsidR="00B950F3" w:rsidRDefault="00B950F3" w:rsidP="00CF6165">
      <w:pPr>
        <w:pStyle w:val="NormalWeb"/>
        <w:ind w:left="360"/>
        <w:rPr>
          <w:rFonts w:ascii="Bookman Old Style" w:hAnsi="Bookman Old Style"/>
          <w:bCs/>
          <w:color w:val="008080"/>
          <w:sz w:val="20"/>
          <w:szCs w:val="20"/>
        </w:rPr>
      </w:pPr>
    </w:p>
    <w:p w14:paraId="05229E1D" w14:textId="7162089B" w:rsidR="003C52BE" w:rsidRPr="007C3C6F" w:rsidRDefault="00006EF5" w:rsidP="008D1DDA">
      <w:pPr>
        <w:pStyle w:val="Heading3"/>
        <w:numPr>
          <w:ilvl w:val="0"/>
          <w:numId w:val="91"/>
        </w:numPr>
        <w:shd w:val="clear" w:color="auto" w:fill="D6E3BC" w:themeFill="accent3" w:themeFillTint="66"/>
        <w:spacing w:after="60"/>
        <w:ind w:left="540" w:hanging="450"/>
        <w:rPr>
          <w:ins w:id="224" w:author="saurabh.sarkar" w:date="2013-05-11T11:21:00Z"/>
          <w:color w:val="0070C0"/>
          <w:sz w:val="28"/>
          <w:szCs w:val="20"/>
        </w:rPr>
      </w:pPr>
      <w:bookmarkStart w:id="225" w:name="_Toc356034411"/>
      <w:r w:rsidRPr="007C3C6F">
        <w:rPr>
          <w:color w:val="0070C0"/>
          <w:sz w:val="28"/>
          <w:szCs w:val="20"/>
        </w:rPr>
        <w:t xml:space="preserve"> </w:t>
      </w:r>
      <w:bookmarkStart w:id="226" w:name="_Toc448135765"/>
      <w:ins w:id="227" w:author="saurabh.sarkar" w:date="2013-05-11T11:21:00Z">
        <w:r w:rsidR="003C52BE" w:rsidRPr="007C3C6F">
          <w:rPr>
            <w:color w:val="0070C0"/>
            <w:sz w:val="28"/>
            <w:szCs w:val="20"/>
          </w:rPr>
          <w:t>Appendices</w:t>
        </w:r>
        <w:bookmarkEnd w:id="225"/>
        <w:bookmarkEnd w:id="226"/>
      </w:ins>
    </w:p>
    <w:p w14:paraId="2EAB30BC" w14:textId="280F429C" w:rsidR="006F7C5B" w:rsidRPr="006F7C5B" w:rsidRDefault="006F7C5B" w:rsidP="006F7C5B">
      <w:pPr>
        <w:pStyle w:val="NormalWeb"/>
        <w:rPr>
          <w:rFonts w:ascii="Bookman Old Style" w:hAnsi="Bookman Old Style"/>
          <w:b/>
          <w:bCs/>
        </w:rPr>
      </w:pPr>
      <w:r w:rsidRPr="006F7C5B">
        <w:rPr>
          <w:rFonts w:ascii="Bookman Old Style" w:hAnsi="Bookman Old Style"/>
          <w:b/>
          <w:bCs/>
        </w:rPr>
        <w:t>13.1 Installation Requirements</w:t>
      </w:r>
    </w:p>
    <w:p w14:paraId="787976BB" w14:textId="4CCE4072" w:rsidR="006F7C5B" w:rsidRPr="006F7C5B" w:rsidRDefault="006F7C5B" w:rsidP="006F7C5B">
      <w:pPr>
        <w:pStyle w:val="NormalWeb"/>
        <w:rPr>
          <w:rFonts w:ascii="Bookman Old Style" w:hAnsi="Bookman Old Style"/>
        </w:rPr>
      </w:pPr>
      <w:r w:rsidRPr="006F7C5B">
        <w:rPr>
          <w:rFonts w:ascii="Bookman Old Style" w:hAnsi="Bookman Old Style"/>
          <w:b/>
          <w:bCs/>
        </w:rPr>
        <w:t>Server Requirements (Backend)</w:t>
      </w:r>
    </w:p>
    <w:p w14:paraId="66CCED5A" w14:textId="77777777" w:rsidR="006F7C5B" w:rsidRPr="006F7C5B" w:rsidRDefault="006F7C5B" w:rsidP="006F7C5B">
      <w:pPr>
        <w:pStyle w:val="NormalWeb"/>
        <w:numPr>
          <w:ilvl w:val="0"/>
          <w:numId w:val="142"/>
        </w:numPr>
        <w:rPr>
          <w:rFonts w:ascii="Bookman Old Style" w:hAnsi="Bookman Old Style"/>
        </w:rPr>
      </w:pPr>
      <w:r w:rsidRPr="006F7C5B">
        <w:rPr>
          <w:rFonts w:ascii="Bookman Old Style" w:hAnsi="Bookman Old Style"/>
          <w:b/>
          <w:bCs/>
        </w:rPr>
        <w:t>Node.js</w:t>
      </w:r>
      <w:r w:rsidRPr="006F7C5B">
        <w:rPr>
          <w:rFonts w:ascii="Bookman Old Style" w:hAnsi="Bookman Old Style"/>
        </w:rPr>
        <w:t xml:space="preserve"> (v18+ recommended)</w:t>
      </w:r>
    </w:p>
    <w:p w14:paraId="5EBA74A1" w14:textId="77777777" w:rsidR="006F7C5B" w:rsidRPr="006F7C5B" w:rsidRDefault="006F7C5B" w:rsidP="006F7C5B">
      <w:pPr>
        <w:pStyle w:val="NormalWeb"/>
        <w:numPr>
          <w:ilvl w:val="0"/>
          <w:numId w:val="142"/>
        </w:numPr>
        <w:rPr>
          <w:rFonts w:ascii="Bookman Old Style" w:hAnsi="Bookman Old Style"/>
        </w:rPr>
      </w:pPr>
      <w:r w:rsidRPr="006F7C5B">
        <w:rPr>
          <w:rFonts w:ascii="Bookman Old Style" w:hAnsi="Bookman Old Style"/>
          <w:b/>
          <w:bCs/>
        </w:rPr>
        <w:t>MongoDB</w:t>
      </w:r>
      <w:r w:rsidRPr="006F7C5B">
        <w:rPr>
          <w:rFonts w:ascii="Bookman Old Style" w:hAnsi="Bookman Old Style"/>
        </w:rPr>
        <w:t xml:space="preserve"> (Atlas or local instance)</w:t>
      </w:r>
    </w:p>
    <w:p w14:paraId="321923A6" w14:textId="77777777" w:rsidR="006F7C5B" w:rsidRPr="006F7C5B" w:rsidRDefault="006F7C5B" w:rsidP="006F7C5B">
      <w:pPr>
        <w:pStyle w:val="NormalWeb"/>
        <w:numPr>
          <w:ilvl w:val="0"/>
          <w:numId w:val="142"/>
        </w:numPr>
        <w:rPr>
          <w:rFonts w:ascii="Bookman Old Style" w:hAnsi="Bookman Old Style"/>
        </w:rPr>
      </w:pPr>
      <w:r w:rsidRPr="006F7C5B">
        <w:rPr>
          <w:rFonts w:ascii="Bookman Old Style" w:hAnsi="Bookman Old Style"/>
          <w:b/>
          <w:bCs/>
        </w:rPr>
        <w:t>Express.js</w:t>
      </w:r>
      <w:r w:rsidRPr="006F7C5B">
        <w:rPr>
          <w:rFonts w:ascii="Bookman Old Style" w:hAnsi="Bookman Old Style"/>
        </w:rPr>
        <w:t xml:space="preserve"> (installed via project dependencies)</w:t>
      </w:r>
    </w:p>
    <w:p w14:paraId="09796502" w14:textId="376D3BA2" w:rsidR="006F7C5B" w:rsidRPr="006F7C5B" w:rsidRDefault="006F7C5B" w:rsidP="006F7C5B">
      <w:pPr>
        <w:pStyle w:val="NormalWeb"/>
        <w:rPr>
          <w:rFonts w:ascii="Bookman Old Style" w:hAnsi="Bookman Old Style"/>
        </w:rPr>
      </w:pPr>
      <w:r w:rsidRPr="006F7C5B">
        <w:rPr>
          <w:rFonts w:ascii="Bookman Old Style" w:hAnsi="Bookman Old Style"/>
          <w:b/>
          <w:bCs/>
        </w:rPr>
        <w:t>Client Requirements (Frontend)</w:t>
      </w:r>
    </w:p>
    <w:p w14:paraId="1124BF11" w14:textId="77777777" w:rsidR="006F7C5B" w:rsidRPr="006F7C5B" w:rsidRDefault="006F7C5B" w:rsidP="006F7C5B">
      <w:pPr>
        <w:pStyle w:val="NormalWeb"/>
        <w:numPr>
          <w:ilvl w:val="0"/>
          <w:numId w:val="143"/>
        </w:numPr>
        <w:rPr>
          <w:rFonts w:ascii="Bookman Old Style" w:hAnsi="Bookman Old Style"/>
        </w:rPr>
      </w:pPr>
      <w:r w:rsidRPr="006F7C5B">
        <w:rPr>
          <w:rFonts w:ascii="Bookman Old Style" w:hAnsi="Bookman Old Style"/>
          <w:b/>
          <w:bCs/>
        </w:rPr>
        <w:t>React.js</w:t>
      </w:r>
      <w:r w:rsidRPr="006F7C5B">
        <w:rPr>
          <w:rFonts w:ascii="Bookman Old Style" w:hAnsi="Bookman Old Style"/>
        </w:rPr>
        <w:t xml:space="preserve"> (created via Vite or Create React App)</w:t>
      </w:r>
    </w:p>
    <w:p w14:paraId="49C2B1A3" w14:textId="77777777" w:rsidR="006F7C5B" w:rsidRPr="006F7C5B" w:rsidRDefault="006F7C5B" w:rsidP="006F7C5B">
      <w:pPr>
        <w:pStyle w:val="NormalWeb"/>
        <w:numPr>
          <w:ilvl w:val="0"/>
          <w:numId w:val="143"/>
        </w:numPr>
        <w:rPr>
          <w:rFonts w:ascii="Bookman Old Style" w:hAnsi="Bookman Old Style"/>
        </w:rPr>
      </w:pPr>
      <w:r w:rsidRPr="006F7C5B">
        <w:rPr>
          <w:rFonts w:ascii="Bookman Old Style" w:hAnsi="Bookman Old Style"/>
          <w:b/>
          <w:bCs/>
        </w:rPr>
        <w:t>Tailwind CSS</w:t>
      </w:r>
      <w:r w:rsidRPr="006F7C5B">
        <w:rPr>
          <w:rFonts w:ascii="Bookman Old Style" w:hAnsi="Bookman Old Style"/>
        </w:rPr>
        <w:t xml:space="preserve"> (configured in project)</w:t>
      </w:r>
    </w:p>
    <w:p w14:paraId="4D259879" w14:textId="77777777" w:rsidR="006F7C5B" w:rsidRPr="006F7C5B" w:rsidRDefault="006F7C5B" w:rsidP="006F7C5B">
      <w:pPr>
        <w:pStyle w:val="NormalWeb"/>
        <w:numPr>
          <w:ilvl w:val="0"/>
          <w:numId w:val="143"/>
        </w:numPr>
        <w:rPr>
          <w:rFonts w:ascii="Bookman Old Style" w:hAnsi="Bookman Old Style"/>
        </w:rPr>
      </w:pPr>
      <w:r w:rsidRPr="006F7C5B">
        <w:rPr>
          <w:rFonts w:ascii="Bookman Old Style" w:hAnsi="Bookman Old Style"/>
          <w:b/>
          <w:bCs/>
        </w:rPr>
        <w:t>Axios</w:t>
      </w:r>
      <w:r w:rsidRPr="006F7C5B">
        <w:rPr>
          <w:rFonts w:ascii="Bookman Old Style" w:hAnsi="Bookman Old Style"/>
        </w:rPr>
        <w:t xml:space="preserve"> (for API calls)</w:t>
      </w:r>
    </w:p>
    <w:p w14:paraId="36574721" w14:textId="28F58821" w:rsidR="006F7C5B" w:rsidRPr="006F7C5B" w:rsidRDefault="006F7C5B" w:rsidP="006F7C5B">
      <w:pPr>
        <w:pStyle w:val="NormalWeb"/>
        <w:rPr>
          <w:rFonts w:ascii="Bookman Old Style" w:hAnsi="Bookman Old Style"/>
        </w:rPr>
      </w:pPr>
      <w:r w:rsidRPr="006F7C5B">
        <w:rPr>
          <w:rFonts w:ascii="Bookman Old Style" w:hAnsi="Bookman Old Style"/>
          <w:b/>
          <w:bCs/>
        </w:rPr>
        <w:t>User Machine Requirements</w:t>
      </w:r>
    </w:p>
    <w:p w14:paraId="4D50896A" w14:textId="77777777" w:rsidR="006F7C5B" w:rsidRPr="006F7C5B" w:rsidRDefault="006F7C5B" w:rsidP="006F7C5B">
      <w:pPr>
        <w:pStyle w:val="NormalWeb"/>
        <w:numPr>
          <w:ilvl w:val="0"/>
          <w:numId w:val="144"/>
        </w:numPr>
        <w:rPr>
          <w:rFonts w:ascii="Bookman Old Style" w:hAnsi="Bookman Old Style"/>
        </w:rPr>
      </w:pPr>
      <w:r w:rsidRPr="006F7C5B">
        <w:rPr>
          <w:rFonts w:ascii="Bookman Old Style" w:hAnsi="Bookman Old Style"/>
        </w:rPr>
        <w:t>Modern web browser (Chrome, Edge, Firefox)</w:t>
      </w:r>
    </w:p>
    <w:p w14:paraId="25B48BD7" w14:textId="77777777" w:rsidR="006F7C5B" w:rsidRPr="006F7C5B" w:rsidRDefault="006F7C5B" w:rsidP="006F7C5B">
      <w:pPr>
        <w:pStyle w:val="NormalWeb"/>
        <w:numPr>
          <w:ilvl w:val="0"/>
          <w:numId w:val="144"/>
        </w:numPr>
        <w:rPr>
          <w:rFonts w:ascii="Bookman Old Style" w:hAnsi="Bookman Old Style"/>
        </w:rPr>
      </w:pPr>
      <w:r w:rsidRPr="006F7C5B">
        <w:rPr>
          <w:rFonts w:ascii="Bookman Old Style" w:hAnsi="Bookman Old Style"/>
        </w:rPr>
        <w:t>Internet connectivity to access deployed server OR LAN connectivity for local deployment</w:t>
      </w:r>
    </w:p>
    <w:p w14:paraId="1A6572E7" w14:textId="77777777" w:rsidR="006F7C5B" w:rsidRPr="006F7C5B" w:rsidRDefault="006F7C5B" w:rsidP="006F7C5B">
      <w:pPr>
        <w:pStyle w:val="NormalWeb"/>
        <w:numPr>
          <w:ilvl w:val="0"/>
          <w:numId w:val="144"/>
        </w:numPr>
        <w:rPr>
          <w:rFonts w:ascii="Bookman Old Style" w:hAnsi="Bookman Old Style"/>
        </w:rPr>
      </w:pPr>
      <w:r w:rsidRPr="006F7C5B">
        <w:rPr>
          <w:rFonts w:ascii="Bookman Old Style" w:hAnsi="Bookman Old Style"/>
        </w:rPr>
        <w:t>For development:</w:t>
      </w:r>
    </w:p>
    <w:p w14:paraId="40F5B972" w14:textId="77777777" w:rsidR="006F7C5B" w:rsidRPr="006F7C5B" w:rsidRDefault="006F7C5B" w:rsidP="006F7C5B">
      <w:pPr>
        <w:pStyle w:val="NormalWeb"/>
        <w:numPr>
          <w:ilvl w:val="1"/>
          <w:numId w:val="144"/>
        </w:numPr>
        <w:rPr>
          <w:rFonts w:ascii="Bookman Old Style" w:hAnsi="Bookman Old Style"/>
        </w:rPr>
      </w:pPr>
      <w:r w:rsidRPr="006F7C5B">
        <w:rPr>
          <w:rFonts w:ascii="Bookman Old Style" w:hAnsi="Bookman Old Style"/>
        </w:rPr>
        <w:t>Node.js installed</w:t>
      </w:r>
    </w:p>
    <w:p w14:paraId="2DD826BA" w14:textId="77777777" w:rsidR="006F7C5B" w:rsidRPr="006F7C5B" w:rsidRDefault="006F7C5B" w:rsidP="006F7C5B">
      <w:pPr>
        <w:pStyle w:val="NormalWeb"/>
        <w:numPr>
          <w:ilvl w:val="1"/>
          <w:numId w:val="144"/>
        </w:numPr>
        <w:rPr>
          <w:rFonts w:ascii="Bookman Old Style" w:hAnsi="Bookman Old Style"/>
        </w:rPr>
      </w:pPr>
      <w:proofErr w:type="spellStart"/>
      <w:r w:rsidRPr="006F7C5B">
        <w:rPr>
          <w:rFonts w:ascii="Bookman Old Style" w:hAnsi="Bookman Old Style"/>
        </w:rPr>
        <w:t>VSCode</w:t>
      </w:r>
      <w:proofErr w:type="spellEnd"/>
      <w:r w:rsidRPr="006F7C5B">
        <w:rPr>
          <w:rFonts w:ascii="Bookman Old Style" w:hAnsi="Bookman Old Style"/>
        </w:rPr>
        <w:t xml:space="preserve"> or similar IDE</w:t>
      </w:r>
    </w:p>
    <w:p w14:paraId="58527F04" w14:textId="77777777" w:rsidR="006F7C5B" w:rsidRPr="006F7C5B" w:rsidRDefault="00000000" w:rsidP="006F7C5B">
      <w:pPr>
        <w:pStyle w:val="NormalWeb"/>
        <w:rPr>
          <w:rFonts w:ascii="Bookman Old Style" w:hAnsi="Bookman Old Style"/>
        </w:rPr>
      </w:pPr>
      <w:r>
        <w:rPr>
          <w:rFonts w:ascii="Bookman Old Style" w:hAnsi="Bookman Old Style"/>
        </w:rPr>
        <w:pict w14:anchorId="2C7E8191">
          <v:rect id="_x0000_i1059" style="width:0;height:1.5pt" o:hralign="center" o:hrstd="t" o:hr="t" fillcolor="#a0a0a0" stroked="f"/>
        </w:pict>
      </w:r>
    </w:p>
    <w:p w14:paraId="6FDFA74C" w14:textId="6E742570" w:rsidR="006F7C5B" w:rsidRPr="006F7C5B" w:rsidRDefault="006F7C5B" w:rsidP="006F7C5B">
      <w:pPr>
        <w:pStyle w:val="NormalWeb"/>
        <w:rPr>
          <w:rFonts w:ascii="Bookman Old Style" w:hAnsi="Bookman Old Style"/>
          <w:b/>
          <w:bCs/>
        </w:rPr>
      </w:pPr>
      <w:r w:rsidRPr="006F7C5B">
        <w:rPr>
          <w:rFonts w:ascii="Bookman Old Style" w:hAnsi="Bookman Old Style"/>
          <w:b/>
          <w:bCs/>
        </w:rPr>
        <w:t>###Installation Steps</w:t>
      </w:r>
    </w:p>
    <w:p w14:paraId="72220F8F" w14:textId="77777777" w:rsidR="006F7C5B" w:rsidRPr="006F7C5B" w:rsidRDefault="006F7C5B" w:rsidP="006F7C5B">
      <w:pPr>
        <w:pStyle w:val="NormalWeb"/>
        <w:numPr>
          <w:ilvl w:val="0"/>
          <w:numId w:val="145"/>
        </w:numPr>
        <w:rPr>
          <w:rFonts w:ascii="Bookman Old Style" w:hAnsi="Bookman Old Style"/>
        </w:rPr>
      </w:pPr>
      <w:r w:rsidRPr="006F7C5B">
        <w:rPr>
          <w:rFonts w:ascii="Bookman Old Style" w:hAnsi="Bookman Old Style"/>
          <w:b/>
          <w:bCs/>
        </w:rPr>
        <w:t>Clone the Repository</w:t>
      </w:r>
    </w:p>
    <w:p w14:paraId="1FBBD205"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bash</w:t>
      </w:r>
    </w:p>
    <w:p w14:paraId="0374C10B"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Copy code</w:t>
      </w:r>
    </w:p>
    <w:p w14:paraId="311E7174"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git clone &lt;repo-</w:t>
      </w:r>
      <w:proofErr w:type="spellStart"/>
      <w:r w:rsidRPr="006F7C5B">
        <w:rPr>
          <w:rFonts w:ascii="Bookman Old Style" w:hAnsi="Bookman Old Style"/>
        </w:rPr>
        <w:t>url</w:t>
      </w:r>
      <w:proofErr w:type="spellEnd"/>
      <w:r w:rsidRPr="006F7C5B">
        <w:rPr>
          <w:rFonts w:ascii="Bookman Old Style" w:hAnsi="Bookman Old Style"/>
        </w:rPr>
        <w:t>&gt;</w:t>
      </w:r>
    </w:p>
    <w:p w14:paraId="77F33A4A"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cd tools-tracker</w:t>
      </w:r>
    </w:p>
    <w:p w14:paraId="49103034" w14:textId="77777777" w:rsidR="006F7C5B" w:rsidRPr="006F7C5B" w:rsidRDefault="006F7C5B" w:rsidP="006F7C5B">
      <w:pPr>
        <w:pStyle w:val="NormalWeb"/>
        <w:numPr>
          <w:ilvl w:val="0"/>
          <w:numId w:val="146"/>
        </w:numPr>
        <w:rPr>
          <w:rFonts w:ascii="Bookman Old Style" w:hAnsi="Bookman Old Style"/>
        </w:rPr>
      </w:pPr>
      <w:r w:rsidRPr="006F7C5B">
        <w:rPr>
          <w:rFonts w:ascii="Bookman Old Style" w:hAnsi="Bookman Old Style"/>
          <w:b/>
          <w:bCs/>
        </w:rPr>
        <w:t>Backend Setup</w:t>
      </w:r>
    </w:p>
    <w:p w14:paraId="0D161688"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lastRenderedPageBreak/>
        <w:t>bash</w:t>
      </w:r>
    </w:p>
    <w:p w14:paraId="236B1881"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Copy code</w:t>
      </w:r>
    </w:p>
    <w:p w14:paraId="5E97D013"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cd backend</w:t>
      </w:r>
    </w:p>
    <w:p w14:paraId="0116401F" w14:textId="77777777" w:rsidR="006F7C5B" w:rsidRPr="006F7C5B" w:rsidRDefault="006F7C5B" w:rsidP="006F7C5B">
      <w:pPr>
        <w:pStyle w:val="NormalWeb"/>
        <w:ind w:left="1440"/>
        <w:rPr>
          <w:rFonts w:ascii="Bookman Old Style" w:hAnsi="Bookman Old Style"/>
        </w:rPr>
      </w:pPr>
      <w:proofErr w:type="spellStart"/>
      <w:r w:rsidRPr="006F7C5B">
        <w:rPr>
          <w:rFonts w:ascii="Bookman Old Style" w:hAnsi="Bookman Old Style"/>
        </w:rPr>
        <w:t>npm</w:t>
      </w:r>
      <w:proofErr w:type="spellEnd"/>
      <w:r w:rsidRPr="006F7C5B">
        <w:rPr>
          <w:rFonts w:ascii="Bookman Old Style" w:hAnsi="Bookman Old Style"/>
        </w:rPr>
        <w:t xml:space="preserve"> install</w:t>
      </w:r>
    </w:p>
    <w:p w14:paraId="4DA6A939" w14:textId="77777777" w:rsidR="006F7C5B" w:rsidRPr="006F7C5B" w:rsidRDefault="006F7C5B" w:rsidP="006F7C5B">
      <w:pPr>
        <w:pStyle w:val="NormalWeb"/>
        <w:ind w:left="1440"/>
        <w:rPr>
          <w:rFonts w:ascii="Bookman Old Style" w:hAnsi="Bookman Old Style"/>
        </w:rPr>
      </w:pPr>
      <w:proofErr w:type="spellStart"/>
      <w:r w:rsidRPr="006F7C5B">
        <w:rPr>
          <w:rFonts w:ascii="Bookman Old Style" w:hAnsi="Bookman Old Style"/>
        </w:rPr>
        <w:t>npm</w:t>
      </w:r>
      <w:proofErr w:type="spellEnd"/>
      <w:r w:rsidRPr="006F7C5B">
        <w:rPr>
          <w:rFonts w:ascii="Bookman Old Style" w:hAnsi="Bookman Old Style"/>
        </w:rPr>
        <w:t xml:space="preserve"> start</w:t>
      </w:r>
    </w:p>
    <w:p w14:paraId="0DB6BFE3" w14:textId="77777777" w:rsidR="006F7C5B" w:rsidRPr="006F7C5B" w:rsidRDefault="006F7C5B" w:rsidP="006F7C5B">
      <w:pPr>
        <w:pStyle w:val="NormalWeb"/>
        <w:numPr>
          <w:ilvl w:val="0"/>
          <w:numId w:val="147"/>
        </w:numPr>
        <w:rPr>
          <w:rFonts w:ascii="Bookman Old Style" w:hAnsi="Bookman Old Style"/>
        </w:rPr>
      </w:pPr>
      <w:r w:rsidRPr="006F7C5B">
        <w:rPr>
          <w:rFonts w:ascii="Bookman Old Style" w:hAnsi="Bookman Old Style"/>
        </w:rPr>
        <w:t>Starts Express server on http://localhost:5000</w:t>
      </w:r>
    </w:p>
    <w:p w14:paraId="36EC0DAE" w14:textId="77777777" w:rsidR="006F7C5B" w:rsidRPr="006F7C5B" w:rsidRDefault="006F7C5B" w:rsidP="006F7C5B">
      <w:pPr>
        <w:pStyle w:val="NormalWeb"/>
        <w:numPr>
          <w:ilvl w:val="0"/>
          <w:numId w:val="148"/>
        </w:numPr>
        <w:rPr>
          <w:rFonts w:ascii="Bookman Old Style" w:hAnsi="Bookman Old Style"/>
        </w:rPr>
      </w:pPr>
      <w:r w:rsidRPr="006F7C5B">
        <w:rPr>
          <w:rFonts w:ascii="Bookman Old Style" w:hAnsi="Bookman Old Style"/>
          <w:b/>
          <w:bCs/>
        </w:rPr>
        <w:t>Frontend Setup</w:t>
      </w:r>
    </w:p>
    <w:p w14:paraId="18D5981E"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bash</w:t>
      </w:r>
    </w:p>
    <w:p w14:paraId="55396A73"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Copy code</w:t>
      </w:r>
    </w:p>
    <w:p w14:paraId="16B5966C"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cd frontend</w:t>
      </w:r>
    </w:p>
    <w:p w14:paraId="4F585C24" w14:textId="77777777" w:rsidR="006F7C5B" w:rsidRPr="006F7C5B" w:rsidRDefault="006F7C5B" w:rsidP="006F7C5B">
      <w:pPr>
        <w:pStyle w:val="NormalWeb"/>
        <w:ind w:left="1440"/>
        <w:rPr>
          <w:rFonts w:ascii="Bookman Old Style" w:hAnsi="Bookman Old Style"/>
        </w:rPr>
      </w:pPr>
      <w:proofErr w:type="spellStart"/>
      <w:r w:rsidRPr="006F7C5B">
        <w:rPr>
          <w:rFonts w:ascii="Bookman Old Style" w:hAnsi="Bookman Old Style"/>
        </w:rPr>
        <w:t>npm</w:t>
      </w:r>
      <w:proofErr w:type="spellEnd"/>
      <w:r w:rsidRPr="006F7C5B">
        <w:rPr>
          <w:rFonts w:ascii="Bookman Old Style" w:hAnsi="Bookman Old Style"/>
        </w:rPr>
        <w:t xml:space="preserve"> install</w:t>
      </w:r>
    </w:p>
    <w:p w14:paraId="0BD39FAE" w14:textId="77777777" w:rsidR="006F7C5B" w:rsidRPr="006F7C5B" w:rsidRDefault="006F7C5B" w:rsidP="006F7C5B">
      <w:pPr>
        <w:pStyle w:val="NormalWeb"/>
        <w:ind w:left="1440"/>
        <w:rPr>
          <w:rFonts w:ascii="Bookman Old Style" w:hAnsi="Bookman Old Style"/>
        </w:rPr>
      </w:pPr>
      <w:proofErr w:type="spellStart"/>
      <w:r w:rsidRPr="006F7C5B">
        <w:rPr>
          <w:rFonts w:ascii="Bookman Old Style" w:hAnsi="Bookman Old Style"/>
        </w:rPr>
        <w:t>npm</w:t>
      </w:r>
      <w:proofErr w:type="spellEnd"/>
      <w:r w:rsidRPr="006F7C5B">
        <w:rPr>
          <w:rFonts w:ascii="Bookman Old Style" w:hAnsi="Bookman Old Style"/>
        </w:rPr>
        <w:t xml:space="preserve"> run dev</w:t>
      </w:r>
    </w:p>
    <w:p w14:paraId="50A19E71" w14:textId="77777777" w:rsidR="006F7C5B" w:rsidRPr="006F7C5B" w:rsidRDefault="006F7C5B" w:rsidP="006F7C5B">
      <w:pPr>
        <w:pStyle w:val="NormalWeb"/>
        <w:numPr>
          <w:ilvl w:val="0"/>
          <w:numId w:val="149"/>
        </w:numPr>
        <w:rPr>
          <w:rFonts w:ascii="Bookman Old Style" w:hAnsi="Bookman Old Style"/>
        </w:rPr>
      </w:pPr>
      <w:r w:rsidRPr="006F7C5B">
        <w:rPr>
          <w:rFonts w:ascii="Bookman Old Style" w:hAnsi="Bookman Old Style"/>
        </w:rPr>
        <w:t>Starts React app on http://localhost:5173</w:t>
      </w:r>
    </w:p>
    <w:p w14:paraId="634832C9" w14:textId="77777777" w:rsidR="006F7C5B" w:rsidRPr="006F7C5B" w:rsidRDefault="006F7C5B" w:rsidP="006F7C5B">
      <w:pPr>
        <w:pStyle w:val="NormalWeb"/>
        <w:numPr>
          <w:ilvl w:val="0"/>
          <w:numId w:val="150"/>
        </w:numPr>
        <w:rPr>
          <w:rFonts w:ascii="Bookman Old Style" w:hAnsi="Bookman Old Style"/>
        </w:rPr>
      </w:pPr>
      <w:r w:rsidRPr="006F7C5B">
        <w:rPr>
          <w:rFonts w:ascii="Bookman Old Style" w:hAnsi="Bookman Old Style"/>
          <w:b/>
          <w:bCs/>
        </w:rPr>
        <w:t>MongoDB Connection</w:t>
      </w:r>
    </w:p>
    <w:p w14:paraId="63D12BC6" w14:textId="77777777" w:rsidR="006F7C5B" w:rsidRPr="006F7C5B" w:rsidRDefault="006F7C5B" w:rsidP="006F7C5B">
      <w:pPr>
        <w:pStyle w:val="NormalWeb"/>
        <w:numPr>
          <w:ilvl w:val="0"/>
          <w:numId w:val="151"/>
        </w:numPr>
        <w:rPr>
          <w:rFonts w:ascii="Bookman Old Style" w:hAnsi="Bookman Old Style"/>
        </w:rPr>
      </w:pPr>
      <w:r w:rsidRPr="006F7C5B">
        <w:rPr>
          <w:rFonts w:ascii="Bookman Old Style" w:hAnsi="Bookman Old Style"/>
        </w:rPr>
        <w:t xml:space="preserve">Update your </w:t>
      </w:r>
      <w:r w:rsidRPr="006F7C5B">
        <w:rPr>
          <w:rFonts w:ascii="Bookman Old Style" w:hAnsi="Bookman Old Style"/>
          <w:b/>
          <w:bCs/>
        </w:rPr>
        <w:t>.env</w:t>
      </w:r>
      <w:r w:rsidRPr="006F7C5B">
        <w:rPr>
          <w:rFonts w:ascii="Bookman Old Style" w:hAnsi="Bookman Old Style"/>
        </w:rPr>
        <w:t xml:space="preserve"> file in backend with:</w:t>
      </w:r>
    </w:p>
    <w:p w14:paraId="6A893434" w14:textId="77777777" w:rsidR="006F7C5B" w:rsidRPr="006F7C5B" w:rsidRDefault="006F7C5B" w:rsidP="006F7C5B">
      <w:pPr>
        <w:pStyle w:val="NormalWeb"/>
        <w:ind w:left="1440"/>
        <w:rPr>
          <w:rFonts w:ascii="Bookman Old Style" w:hAnsi="Bookman Old Style"/>
        </w:rPr>
      </w:pPr>
      <w:proofErr w:type="spellStart"/>
      <w:r w:rsidRPr="006F7C5B">
        <w:rPr>
          <w:rFonts w:ascii="Bookman Old Style" w:hAnsi="Bookman Old Style"/>
        </w:rPr>
        <w:t>ini</w:t>
      </w:r>
      <w:proofErr w:type="spellEnd"/>
    </w:p>
    <w:p w14:paraId="2CA49099"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Copy code</w:t>
      </w:r>
    </w:p>
    <w:p w14:paraId="404C1207"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MONGO_URI=&lt;your-</w:t>
      </w:r>
      <w:proofErr w:type="spellStart"/>
      <w:r w:rsidRPr="006F7C5B">
        <w:rPr>
          <w:rFonts w:ascii="Bookman Old Style" w:hAnsi="Bookman Old Style"/>
        </w:rPr>
        <w:t>mongodb</w:t>
      </w:r>
      <w:proofErr w:type="spellEnd"/>
      <w:r w:rsidRPr="006F7C5B">
        <w:rPr>
          <w:rFonts w:ascii="Bookman Old Style" w:hAnsi="Bookman Old Style"/>
        </w:rPr>
        <w:t>-connection-</w:t>
      </w:r>
      <w:proofErr w:type="spellStart"/>
      <w:r w:rsidRPr="006F7C5B">
        <w:rPr>
          <w:rFonts w:ascii="Bookman Old Style" w:hAnsi="Bookman Old Style"/>
        </w:rPr>
        <w:t>uri</w:t>
      </w:r>
      <w:proofErr w:type="spellEnd"/>
      <w:r w:rsidRPr="006F7C5B">
        <w:rPr>
          <w:rFonts w:ascii="Bookman Old Style" w:hAnsi="Bookman Old Style"/>
        </w:rPr>
        <w:t>&gt;</w:t>
      </w:r>
    </w:p>
    <w:p w14:paraId="415C6538" w14:textId="77777777" w:rsidR="006F7C5B" w:rsidRPr="006F7C5B" w:rsidRDefault="006F7C5B" w:rsidP="006F7C5B">
      <w:pPr>
        <w:pStyle w:val="NormalWeb"/>
        <w:ind w:left="1440"/>
        <w:rPr>
          <w:rFonts w:ascii="Bookman Old Style" w:hAnsi="Bookman Old Style"/>
        </w:rPr>
      </w:pPr>
      <w:r w:rsidRPr="006F7C5B">
        <w:rPr>
          <w:rFonts w:ascii="Bookman Old Style" w:hAnsi="Bookman Old Style"/>
        </w:rPr>
        <w:t>PORT=5000</w:t>
      </w:r>
    </w:p>
    <w:p w14:paraId="10A3E48C" w14:textId="77777777" w:rsidR="006F7C5B" w:rsidRPr="006F7C5B" w:rsidRDefault="006F7C5B" w:rsidP="006F7C5B">
      <w:pPr>
        <w:pStyle w:val="NormalWeb"/>
        <w:numPr>
          <w:ilvl w:val="0"/>
          <w:numId w:val="152"/>
        </w:numPr>
        <w:rPr>
          <w:rFonts w:ascii="Bookman Old Style" w:hAnsi="Bookman Old Style"/>
        </w:rPr>
      </w:pPr>
      <w:r w:rsidRPr="006F7C5B">
        <w:rPr>
          <w:rFonts w:ascii="Bookman Old Style" w:hAnsi="Bookman Old Style"/>
          <w:b/>
          <w:bCs/>
        </w:rPr>
        <w:t xml:space="preserve">Seed Admin &amp; </w:t>
      </w:r>
      <w:proofErr w:type="spellStart"/>
      <w:r w:rsidRPr="006F7C5B">
        <w:rPr>
          <w:rFonts w:ascii="Bookman Old Style" w:hAnsi="Bookman Old Style"/>
          <w:b/>
          <w:bCs/>
        </w:rPr>
        <w:t>Toolskeeper</w:t>
      </w:r>
      <w:proofErr w:type="spellEnd"/>
      <w:r w:rsidRPr="006F7C5B">
        <w:rPr>
          <w:rFonts w:ascii="Bookman Old Style" w:hAnsi="Bookman Old Style"/>
          <w:b/>
          <w:bCs/>
        </w:rPr>
        <w:t xml:space="preserve"> Users</w:t>
      </w:r>
    </w:p>
    <w:p w14:paraId="7A83821B" w14:textId="77777777" w:rsidR="006F7C5B" w:rsidRPr="006F7C5B" w:rsidRDefault="006F7C5B" w:rsidP="006F7C5B">
      <w:pPr>
        <w:pStyle w:val="NormalWeb"/>
        <w:numPr>
          <w:ilvl w:val="0"/>
          <w:numId w:val="153"/>
        </w:numPr>
        <w:rPr>
          <w:rFonts w:ascii="Bookman Old Style" w:hAnsi="Bookman Old Style"/>
        </w:rPr>
      </w:pPr>
      <w:r w:rsidRPr="006F7C5B">
        <w:rPr>
          <w:rFonts w:ascii="Bookman Old Style" w:hAnsi="Bookman Old Style"/>
        </w:rPr>
        <w:t>Run seeding script (if created) to insert default users.</w:t>
      </w:r>
    </w:p>
    <w:p w14:paraId="22234F4E" w14:textId="77777777" w:rsidR="006F7C5B" w:rsidRPr="006F7C5B" w:rsidRDefault="00000000" w:rsidP="006F7C5B">
      <w:pPr>
        <w:pStyle w:val="NormalWeb"/>
        <w:rPr>
          <w:rFonts w:ascii="Bookman Old Style" w:hAnsi="Bookman Old Style"/>
        </w:rPr>
      </w:pPr>
      <w:r>
        <w:rPr>
          <w:rFonts w:ascii="Bookman Old Style" w:hAnsi="Bookman Old Style"/>
        </w:rPr>
        <w:pict w14:anchorId="0C3D5545">
          <v:rect id="_x0000_i1060" style="width:0;height:1.5pt" o:hralign="center" o:hrstd="t" o:hr="t" fillcolor="#a0a0a0" stroked="f"/>
        </w:pict>
      </w:r>
    </w:p>
    <w:p w14:paraId="3FA622CD" w14:textId="77777777" w:rsidR="006F7C5B" w:rsidRPr="006F7C5B" w:rsidRDefault="006F7C5B" w:rsidP="003E1B17">
      <w:pPr>
        <w:pStyle w:val="NormalWeb"/>
        <w:rPr>
          <w:rFonts w:ascii="Bookman Old Style" w:hAnsi="Bookman Old Style"/>
          <w:b/>
          <w:bCs/>
        </w:rPr>
      </w:pPr>
      <w:r w:rsidRPr="006F7C5B">
        <w:rPr>
          <w:rFonts w:ascii="Bookman Old Style" w:hAnsi="Bookman Old Style"/>
          <w:b/>
          <w:bCs/>
        </w:rPr>
        <w:lastRenderedPageBreak/>
        <w:t>### 13.2 Supplementary Information</w:t>
      </w:r>
    </w:p>
    <w:p w14:paraId="6391E68A" w14:textId="77777777" w:rsidR="006F7C5B" w:rsidRPr="006F7C5B" w:rsidRDefault="006F7C5B" w:rsidP="006F7C5B">
      <w:pPr>
        <w:pStyle w:val="NormalWeb"/>
        <w:numPr>
          <w:ilvl w:val="0"/>
          <w:numId w:val="154"/>
        </w:numPr>
        <w:rPr>
          <w:rFonts w:ascii="Bookman Old Style" w:hAnsi="Bookman Old Style"/>
        </w:rPr>
      </w:pPr>
      <w:r w:rsidRPr="006F7C5B">
        <w:rPr>
          <w:rFonts w:ascii="Bookman Old Style" w:hAnsi="Bookman Old Style"/>
        </w:rPr>
        <w:t xml:space="preserve">The application is fully </w:t>
      </w:r>
      <w:r w:rsidRPr="006F7C5B">
        <w:rPr>
          <w:rFonts w:ascii="Bookman Old Style" w:hAnsi="Bookman Old Style"/>
          <w:b/>
          <w:bCs/>
        </w:rPr>
        <w:t>responsive</w:t>
      </w:r>
      <w:r w:rsidRPr="006F7C5B">
        <w:rPr>
          <w:rFonts w:ascii="Bookman Old Style" w:hAnsi="Bookman Old Style"/>
        </w:rPr>
        <w:t xml:space="preserve"> and works on mobile, tablet, and desktop.</w:t>
      </w:r>
    </w:p>
    <w:p w14:paraId="6F4634B1" w14:textId="77777777" w:rsidR="006F7C5B" w:rsidRPr="006F7C5B" w:rsidRDefault="006F7C5B" w:rsidP="006F7C5B">
      <w:pPr>
        <w:pStyle w:val="NormalWeb"/>
        <w:numPr>
          <w:ilvl w:val="0"/>
          <w:numId w:val="154"/>
        </w:numPr>
        <w:rPr>
          <w:rFonts w:ascii="Bookman Old Style" w:hAnsi="Bookman Old Style"/>
        </w:rPr>
      </w:pPr>
      <w:r w:rsidRPr="006F7C5B">
        <w:rPr>
          <w:rFonts w:ascii="Bookman Old Style" w:hAnsi="Bookman Old Style"/>
          <w:b/>
          <w:bCs/>
        </w:rPr>
        <w:t>Excel export</w:t>
      </w:r>
      <w:r w:rsidRPr="006F7C5B">
        <w:rPr>
          <w:rFonts w:ascii="Bookman Old Style" w:hAnsi="Bookman Old Style"/>
        </w:rPr>
        <w:t xml:space="preserve"> for reports is implemented using JS libraries like xlsx.</w:t>
      </w:r>
    </w:p>
    <w:p w14:paraId="73604E1A" w14:textId="77777777" w:rsidR="006F7C5B" w:rsidRPr="006F7C5B" w:rsidRDefault="006F7C5B" w:rsidP="006F7C5B">
      <w:pPr>
        <w:pStyle w:val="NormalWeb"/>
        <w:numPr>
          <w:ilvl w:val="0"/>
          <w:numId w:val="154"/>
        </w:numPr>
        <w:rPr>
          <w:rFonts w:ascii="Bookman Old Style" w:hAnsi="Bookman Old Style"/>
        </w:rPr>
      </w:pPr>
      <w:r w:rsidRPr="006F7C5B">
        <w:rPr>
          <w:rFonts w:ascii="Bookman Old Style" w:hAnsi="Bookman Old Style"/>
        </w:rPr>
        <w:t>No external proprietary runtime (e.g. Oracle Forms) is required.</w:t>
      </w:r>
    </w:p>
    <w:p w14:paraId="50A1398D" w14:textId="77777777" w:rsidR="006F7C5B" w:rsidRPr="006F7C5B" w:rsidRDefault="00000000" w:rsidP="006F7C5B">
      <w:pPr>
        <w:pStyle w:val="NormalWeb"/>
        <w:rPr>
          <w:rFonts w:ascii="Bookman Old Style" w:hAnsi="Bookman Old Style"/>
        </w:rPr>
      </w:pPr>
      <w:r>
        <w:rPr>
          <w:rFonts w:ascii="Bookman Old Style" w:hAnsi="Bookman Old Style"/>
        </w:rPr>
        <w:pict w14:anchorId="27FCF762">
          <v:rect id="_x0000_i1061" style="width:0;height:1.5pt" o:hralign="center" o:hrstd="t" o:hr="t" fillcolor="#a0a0a0" stroked="f"/>
        </w:pict>
      </w:r>
    </w:p>
    <w:p w14:paraId="5429A4AC" w14:textId="77777777" w:rsidR="006F7C5B" w:rsidRPr="006F7C5B" w:rsidRDefault="006F7C5B" w:rsidP="006F7C5B">
      <w:pPr>
        <w:pStyle w:val="NormalWeb"/>
        <w:rPr>
          <w:rFonts w:ascii="Bookman Old Style" w:hAnsi="Bookman Old Style"/>
          <w:b/>
          <w:bCs/>
        </w:rPr>
      </w:pPr>
      <w:r w:rsidRPr="006F7C5B">
        <w:rPr>
          <w:rFonts w:ascii="Bookman Old Style" w:hAnsi="Bookman Old Style"/>
          <w:b/>
          <w:bCs/>
        </w:rPr>
        <w:t>### 13.3 References</w:t>
      </w:r>
    </w:p>
    <w:p w14:paraId="5C9F3B24" w14:textId="77777777" w:rsidR="006F7C5B" w:rsidRPr="006F7C5B" w:rsidRDefault="006F7C5B" w:rsidP="006F7C5B">
      <w:pPr>
        <w:pStyle w:val="NormalWeb"/>
        <w:numPr>
          <w:ilvl w:val="0"/>
          <w:numId w:val="155"/>
        </w:numPr>
        <w:rPr>
          <w:rFonts w:ascii="Bookman Old Style" w:hAnsi="Bookman Old Style"/>
        </w:rPr>
      </w:pPr>
      <w:r w:rsidRPr="006F7C5B">
        <w:rPr>
          <w:rFonts w:ascii="Bookman Old Style" w:hAnsi="Bookman Old Style"/>
        </w:rPr>
        <w:t>MERN stack official documentation:</w:t>
      </w:r>
    </w:p>
    <w:p w14:paraId="63ACBA0E" w14:textId="77777777" w:rsidR="006F7C5B" w:rsidRPr="006F7C5B" w:rsidRDefault="006F7C5B" w:rsidP="006F7C5B">
      <w:pPr>
        <w:pStyle w:val="NormalWeb"/>
        <w:numPr>
          <w:ilvl w:val="1"/>
          <w:numId w:val="155"/>
        </w:numPr>
        <w:rPr>
          <w:rFonts w:ascii="Bookman Old Style" w:hAnsi="Bookman Old Style"/>
        </w:rPr>
      </w:pPr>
      <w:hyperlink r:id="rId16" w:tgtFrame="_new" w:history="1">
        <w:r w:rsidRPr="006F7C5B">
          <w:rPr>
            <w:rStyle w:val="Hyperlink"/>
            <w:rFonts w:ascii="Bookman Old Style" w:hAnsi="Bookman Old Style"/>
          </w:rPr>
          <w:t>MongoDB Docs</w:t>
        </w:r>
      </w:hyperlink>
    </w:p>
    <w:p w14:paraId="746A8D17" w14:textId="77777777" w:rsidR="006F7C5B" w:rsidRPr="006F7C5B" w:rsidRDefault="006F7C5B" w:rsidP="006F7C5B">
      <w:pPr>
        <w:pStyle w:val="NormalWeb"/>
        <w:numPr>
          <w:ilvl w:val="1"/>
          <w:numId w:val="155"/>
        </w:numPr>
        <w:rPr>
          <w:rFonts w:ascii="Bookman Old Style" w:hAnsi="Bookman Old Style"/>
        </w:rPr>
      </w:pPr>
      <w:hyperlink r:id="rId17" w:tgtFrame="_new" w:history="1">
        <w:r w:rsidRPr="006F7C5B">
          <w:rPr>
            <w:rStyle w:val="Hyperlink"/>
            <w:rFonts w:ascii="Bookman Old Style" w:hAnsi="Bookman Old Style"/>
          </w:rPr>
          <w:t>Express.js Docs</w:t>
        </w:r>
      </w:hyperlink>
    </w:p>
    <w:p w14:paraId="36B39BAD" w14:textId="77777777" w:rsidR="006F7C5B" w:rsidRPr="006F7C5B" w:rsidRDefault="006F7C5B" w:rsidP="006F7C5B">
      <w:pPr>
        <w:pStyle w:val="NormalWeb"/>
        <w:numPr>
          <w:ilvl w:val="1"/>
          <w:numId w:val="155"/>
        </w:numPr>
        <w:rPr>
          <w:rFonts w:ascii="Bookman Old Style" w:hAnsi="Bookman Old Style"/>
        </w:rPr>
      </w:pPr>
      <w:hyperlink r:id="rId18" w:tgtFrame="_new" w:history="1">
        <w:r w:rsidRPr="006F7C5B">
          <w:rPr>
            <w:rStyle w:val="Hyperlink"/>
            <w:rFonts w:ascii="Bookman Old Style" w:hAnsi="Bookman Old Style"/>
          </w:rPr>
          <w:t>React.js Docs</w:t>
        </w:r>
      </w:hyperlink>
    </w:p>
    <w:p w14:paraId="2367FA1D" w14:textId="77777777" w:rsidR="006F7C5B" w:rsidRPr="006F7C5B" w:rsidRDefault="006F7C5B" w:rsidP="006F7C5B">
      <w:pPr>
        <w:pStyle w:val="NormalWeb"/>
        <w:numPr>
          <w:ilvl w:val="1"/>
          <w:numId w:val="155"/>
        </w:numPr>
        <w:rPr>
          <w:rFonts w:ascii="Bookman Old Style" w:hAnsi="Bookman Old Style"/>
        </w:rPr>
      </w:pPr>
      <w:r w:rsidRPr="006F7C5B">
        <w:rPr>
          <w:rFonts w:ascii="Bookman Old Style" w:hAnsi="Bookman Old Style"/>
        </w:rPr>
        <w:t>Node.js Docs</w:t>
      </w:r>
    </w:p>
    <w:p w14:paraId="66F30233" w14:textId="77777777" w:rsidR="006F7C5B" w:rsidRPr="006F7C5B" w:rsidRDefault="006F7C5B" w:rsidP="006F7C5B">
      <w:pPr>
        <w:pStyle w:val="NormalWeb"/>
        <w:numPr>
          <w:ilvl w:val="0"/>
          <w:numId w:val="155"/>
        </w:numPr>
        <w:rPr>
          <w:rFonts w:ascii="Bookman Old Style" w:hAnsi="Bookman Old Style"/>
        </w:rPr>
      </w:pPr>
      <w:r w:rsidRPr="006F7C5B">
        <w:rPr>
          <w:rFonts w:ascii="Bookman Old Style" w:hAnsi="Bookman Old Style"/>
        </w:rPr>
        <w:t xml:space="preserve">Tailwind CSS – </w:t>
      </w:r>
      <w:hyperlink r:id="rId19" w:tgtFrame="_new" w:history="1">
        <w:r w:rsidRPr="006F7C5B">
          <w:rPr>
            <w:rStyle w:val="Hyperlink"/>
            <w:rFonts w:ascii="Bookman Old Style" w:hAnsi="Bookman Old Style"/>
          </w:rPr>
          <w:t>tailwindcss.com/docs</w:t>
        </w:r>
      </w:hyperlink>
    </w:p>
    <w:p w14:paraId="13A84C4D" w14:textId="77777777" w:rsidR="006F7C5B" w:rsidRPr="006F7C5B" w:rsidRDefault="006F7C5B" w:rsidP="006F7C5B">
      <w:pPr>
        <w:pStyle w:val="NormalWeb"/>
        <w:numPr>
          <w:ilvl w:val="0"/>
          <w:numId w:val="155"/>
        </w:numPr>
        <w:rPr>
          <w:rFonts w:ascii="Bookman Old Style" w:hAnsi="Bookman Old Style"/>
        </w:rPr>
      </w:pPr>
      <w:r w:rsidRPr="006F7C5B">
        <w:rPr>
          <w:rFonts w:ascii="Bookman Old Style" w:hAnsi="Bookman Old Style"/>
        </w:rPr>
        <w:t>Axios – axios-http.com/docs</w:t>
      </w:r>
    </w:p>
    <w:p w14:paraId="6C2EFA82" w14:textId="77777777" w:rsidR="003C52BE" w:rsidRPr="00477617" w:rsidRDefault="003C52BE" w:rsidP="003C52BE">
      <w:pPr>
        <w:pStyle w:val="NormalWeb"/>
        <w:ind w:left="1440"/>
        <w:rPr>
          <w:ins w:id="228" w:author="saurabh.sarkar" w:date="2013-05-11T11:21:00Z"/>
          <w:rFonts w:ascii="Bookman Old Style" w:hAnsi="Bookman Old Style"/>
          <w:sz w:val="20"/>
          <w:szCs w:val="20"/>
        </w:rPr>
      </w:pPr>
      <w:ins w:id="229" w:author="saurabh.sarkar" w:date="2013-05-11T11:21:00Z">
        <w:r w:rsidRPr="00477617">
          <w:rPr>
            <w:rFonts w:ascii="Bookman Old Style" w:hAnsi="Bookman Old Style"/>
            <w:sz w:val="20"/>
            <w:szCs w:val="20"/>
          </w:rPr>
          <w:t> </w:t>
        </w:r>
      </w:ins>
    </w:p>
    <w:p w14:paraId="614D47BC" w14:textId="77777777" w:rsidR="00257E09" w:rsidRPr="00257E09" w:rsidRDefault="00257E09">
      <w:pPr>
        <w:rPr>
          <w:del w:id="230" w:author="saurabh.sarkar" w:date="2013-05-11T11:24:00Z"/>
          <w:b/>
          <w:lang w:val="en-GB"/>
          <w:rPrChange w:id="231" w:author="saurabh.sarkar" w:date="2013-05-11T11:21:00Z">
            <w:rPr>
              <w:del w:id="232" w:author="saurabh.sarkar" w:date="2013-05-11T11:24:00Z"/>
              <w:rFonts w:ascii="Arial" w:hAnsi="Arial" w:cs="Arial"/>
              <w:b w:val="0"/>
              <w:sz w:val="18"/>
              <w:szCs w:val="18"/>
              <w:lang w:val="en-GB"/>
            </w:rPr>
          </w:rPrChange>
        </w:rPr>
        <w:pPrChange w:id="233" w:author="saurabh.sarkar" w:date="2013-05-11T11:21:00Z">
          <w:pPr>
            <w:pStyle w:val="m2"/>
            <w:numPr>
              <w:numId w:val="40"/>
            </w:numPr>
            <w:tabs>
              <w:tab w:val="clear" w:pos="360"/>
              <w:tab w:val="clear" w:pos="510"/>
              <w:tab w:val="left" w:pos="567"/>
            </w:tabs>
            <w:spacing w:line="360" w:lineRule="auto"/>
            <w:ind w:left="567" w:hanging="360"/>
          </w:pPr>
        </w:pPrChange>
      </w:pPr>
    </w:p>
    <w:p w14:paraId="6CC5D089" w14:textId="77777777" w:rsidR="00F21B93" w:rsidRPr="00C14988" w:rsidDel="003C52BE" w:rsidRDefault="002422C8" w:rsidP="00C14988">
      <w:pPr>
        <w:pStyle w:val="Head1"/>
        <w:numPr>
          <w:ilvl w:val="0"/>
          <w:numId w:val="32"/>
        </w:numPr>
        <w:spacing w:line="360" w:lineRule="auto"/>
        <w:rPr>
          <w:del w:id="234" w:author="saurabh.sarkar" w:date="2013-05-11T11:24:00Z"/>
          <w:sz w:val="18"/>
          <w:szCs w:val="18"/>
        </w:rPr>
      </w:pPr>
      <w:bookmarkStart w:id="235" w:name="_Toc305162883"/>
      <w:del w:id="236" w:author="saurabh.sarkar" w:date="2013-05-11T11:24:00Z">
        <w:r w:rsidRPr="00C14988" w:rsidDel="003C52BE">
          <w:rPr>
            <w:sz w:val="18"/>
            <w:szCs w:val="18"/>
          </w:rPr>
          <w:delText>References</w:delText>
        </w:r>
        <w:bookmarkEnd w:id="235"/>
      </w:del>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0"/>
        <w:gridCol w:w="5495"/>
        <w:gridCol w:w="2875"/>
      </w:tblGrid>
      <w:tr w:rsidR="002422C8" w:rsidRPr="00C14988" w:rsidDel="003C52BE" w14:paraId="2A6219F9" w14:textId="77777777">
        <w:trPr>
          <w:trHeight w:val="268"/>
          <w:jc w:val="center"/>
          <w:del w:id="237" w:author="saurabh.sarkar" w:date="2013-05-11T11:24:00Z"/>
        </w:trPr>
        <w:tc>
          <w:tcPr>
            <w:tcW w:w="990" w:type="dxa"/>
            <w:shd w:val="clear" w:color="auto" w:fill="E6E6E6"/>
            <w:tcMar>
              <w:top w:w="15" w:type="dxa"/>
              <w:left w:w="15" w:type="dxa"/>
              <w:bottom w:w="0" w:type="dxa"/>
              <w:right w:w="15" w:type="dxa"/>
            </w:tcMar>
            <w:vAlign w:val="bottom"/>
          </w:tcPr>
          <w:p w14:paraId="7BDDFE6B" w14:textId="77777777" w:rsidR="002422C8" w:rsidRPr="00C14988" w:rsidDel="003C52BE" w:rsidRDefault="00234C60" w:rsidP="00C14988">
            <w:pPr>
              <w:pStyle w:val="Tabletext"/>
              <w:spacing w:line="360" w:lineRule="auto"/>
              <w:jc w:val="center"/>
              <w:rPr>
                <w:del w:id="238" w:author="saurabh.sarkar" w:date="2013-05-11T11:24:00Z"/>
                <w:b/>
                <w:bCs/>
                <w:sz w:val="18"/>
                <w:szCs w:val="18"/>
              </w:rPr>
            </w:pPr>
            <w:del w:id="239" w:author="saurabh.sarkar" w:date="2013-05-11T11:24:00Z">
              <w:r w:rsidRPr="00C14988" w:rsidDel="003C52BE">
                <w:rPr>
                  <w:b/>
                  <w:bCs/>
                  <w:sz w:val="18"/>
                  <w:szCs w:val="18"/>
                </w:rPr>
                <w:delText>Sr</w:delText>
              </w:r>
              <w:r w:rsidR="002422C8" w:rsidRPr="00C14988" w:rsidDel="003C52BE">
                <w:rPr>
                  <w:b/>
                  <w:bCs/>
                  <w:sz w:val="18"/>
                  <w:szCs w:val="18"/>
                </w:rPr>
                <w:delText>. No.</w:delText>
              </w:r>
            </w:del>
          </w:p>
        </w:tc>
        <w:tc>
          <w:tcPr>
            <w:tcW w:w="5495" w:type="dxa"/>
            <w:shd w:val="clear" w:color="auto" w:fill="E6E6E6"/>
            <w:tcMar>
              <w:top w:w="15" w:type="dxa"/>
              <w:left w:w="15" w:type="dxa"/>
              <w:bottom w:w="0" w:type="dxa"/>
              <w:right w:w="15" w:type="dxa"/>
            </w:tcMar>
            <w:vAlign w:val="bottom"/>
          </w:tcPr>
          <w:p w14:paraId="0E764962" w14:textId="77777777" w:rsidR="002422C8" w:rsidRPr="00C14988" w:rsidDel="003C52BE" w:rsidRDefault="002422C8" w:rsidP="00C14988">
            <w:pPr>
              <w:pStyle w:val="Tabletext"/>
              <w:spacing w:line="360" w:lineRule="auto"/>
              <w:jc w:val="center"/>
              <w:rPr>
                <w:del w:id="240" w:author="saurabh.sarkar" w:date="2013-05-11T11:24:00Z"/>
                <w:b/>
                <w:bCs/>
                <w:sz w:val="18"/>
                <w:szCs w:val="18"/>
              </w:rPr>
            </w:pPr>
            <w:del w:id="241" w:author="saurabh.sarkar" w:date="2013-05-11T11:24:00Z">
              <w:r w:rsidRPr="00C14988" w:rsidDel="003C52BE">
                <w:rPr>
                  <w:b/>
                  <w:bCs/>
                  <w:sz w:val="18"/>
                  <w:szCs w:val="18"/>
                </w:rPr>
                <w:delText>Name</w:delText>
              </w:r>
            </w:del>
          </w:p>
        </w:tc>
        <w:tc>
          <w:tcPr>
            <w:tcW w:w="2875" w:type="dxa"/>
            <w:shd w:val="clear" w:color="auto" w:fill="E6E6E6"/>
            <w:tcMar>
              <w:top w:w="15" w:type="dxa"/>
              <w:left w:w="15" w:type="dxa"/>
              <w:bottom w:w="0" w:type="dxa"/>
              <w:right w:w="15" w:type="dxa"/>
            </w:tcMar>
            <w:vAlign w:val="bottom"/>
          </w:tcPr>
          <w:p w14:paraId="6AE9E77A" w14:textId="77777777" w:rsidR="002422C8" w:rsidRPr="00C14988" w:rsidDel="003C52BE" w:rsidRDefault="00327B8A" w:rsidP="00C14988">
            <w:pPr>
              <w:pStyle w:val="Tabletext"/>
              <w:spacing w:line="360" w:lineRule="auto"/>
              <w:jc w:val="center"/>
              <w:rPr>
                <w:del w:id="242" w:author="saurabh.sarkar" w:date="2013-05-11T11:24:00Z"/>
                <w:b/>
                <w:bCs/>
                <w:sz w:val="18"/>
                <w:szCs w:val="18"/>
              </w:rPr>
            </w:pPr>
            <w:del w:id="243" w:author="saurabh.sarkar" w:date="2013-05-11T11:24:00Z">
              <w:r w:rsidRPr="00C14988" w:rsidDel="003C52BE">
                <w:rPr>
                  <w:b/>
                  <w:bCs/>
                  <w:sz w:val="18"/>
                  <w:szCs w:val="18"/>
                </w:rPr>
                <w:delText>Document Id</w:delText>
              </w:r>
            </w:del>
          </w:p>
        </w:tc>
      </w:tr>
      <w:tr w:rsidR="002422C8" w:rsidRPr="00C14988" w:rsidDel="003C52BE" w14:paraId="335508AD" w14:textId="77777777">
        <w:trPr>
          <w:trHeight w:val="471"/>
          <w:jc w:val="center"/>
          <w:del w:id="244" w:author="saurabh.sarkar" w:date="2013-05-11T11:24:00Z"/>
        </w:trPr>
        <w:tc>
          <w:tcPr>
            <w:tcW w:w="990" w:type="dxa"/>
            <w:shd w:val="clear" w:color="auto" w:fill="auto"/>
            <w:tcMar>
              <w:top w:w="15" w:type="dxa"/>
              <w:left w:w="15" w:type="dxa"/>
              <w:bottom w:w="0" w:type="dxa"/>
              <w:right w:w="15" w:type="dxa"/>
            </w:tcMar>
            <w:vAlign w:val="center"/>
          </w:tcPr>
          <w:p w14:paraId="108B399B" w14:textId="77777777" w:rsidR="002422C8" w:rsidRPr="00C14988" w:rsidDel="003C52BE" w:rsidRDefault="002422C8" w:rsidP="00C14988">
            <w:pPr>
              <w:pStyle w:val="Tabletext"/>
              <w:spacing w:line="360" w:lineRule="auto"/>
              <w:ind w:left="180" w:hanging="180"/>
              <w:jc w:val="center"/>
              <w:rPr>
                <w:del w:id="245" w:author="saurabh.sarkar" w:date="2013-05-11T11:24:00Z"/>
                <w:b/>
                <w:bCs/>
                <w:sz w:val="18"/>
                <w:szCs w:val="18"/>
              </w:rPr>
            </w:pPr>
            <w:del w:id="246" w:author="saurabh.sarkar" w:date="2013-05-11T11:24:00Z">
              <w:r w:rsidRPr="00C14988" w:rsidDel="003C52BE">
                <w:rPr>
                  <w:b/>
                  <w:bCs/>
                  <w:sz w:val="18"/>
                  <w:szCs w:val="18"/>
                </w:rPr>
                <w:delText>a)</w:delText>
              </w:r>
            </w:del>
          </w:p>
        </w:tc>
        <w:tc>
          <w:tcPr>
            <w:tcW w:w="5495" w:type="dxa"/>
            <w:shd w:val="clear" w:color="auto" w:fill="auto"/>
            <w:tcMar>
              <w:top w:w="15" w:type="dxa"/>
              <w:left w:w="15" w:type="dxa"/>
              <w:bottom w:w="0" w:type="dxa"/>
              <w:right w:w="15" w:type="dxa"/>
            </w:tcMar>
            <w:vAlign w:val="center"/>
          </w:tcPr>
          <w:p w14:paraId="482DA21C" w14:textId="77777777" w:rsidR="002422C8" w:rsidRPr="00C14988" w:rsidDel="003C52BE" w:rsidRDefault="002422C8" w:rsidP="00C14988">
            <w:pPr>
              <w:pStyle w:val="Tabletext"/>
              <w:spacing w:line="360" w:lineRule="auto"/>
              <w:ind w:left="180" w:hanging="180"/>
              <w:rPr>
                <w:del w:id="247" w:author="saurabh.sarkar" w:date="2013-05-11T11:24:00Z"/>
                <w:b/>
                <w:bCs/>
                <w:sz w:val="18"/>
                <w:szCs w:val="18"/>
              </w:rPr>
            </w:pPr>
            <w:del w:id="248" w:author="saurabh.sarkar" w:date="2013-05-11T11:24:00Z">
              <w:r w:rsidRPr="00C14988" w:rsidDel="003C52BE">
                <w:rPr>
                  <w:b/>
                  <w:bCs/>
                  <w:sz w:val="18"/>
                  <w:szCs w:val="18"/>
                </w:rPr>
                <w:delText>Document</w:delText>
              </w:r>
            </w:del>
          </w:p>
        </w:tc>
        <w:tc>
          <w:tcPr>
            <w:tcW w:w="2875" w:type="dxa"/>
            <w:tcMar>
              <w:top w:w="15" w:type="dxa"/>
              <w:left w:w="15" w:type="dxa"/>
              <w:bottom w:w="0" w:type="dxa"/>
              <w:right w:w="15" w:type="dxa"/>
            </w:tcMar>
            <w:vAlign w:val="center"/>
          </w:tcPr>
          <w:p w14:paraId="19B0EBDC" w14:textId="77777777" w:rsidR="002422C8" w:rsidRPr="00C14988" w:rsidDel="003C52BE" w:rsidRDefault="002422C8" w:rsidP="00C14988">
            <w:pPr>
              <w:pStyle w:val="Tabletext"/>
              <w:spacing w:line="360" w:lineRule="auto"/>
              <w:ind w:left="180" w:hanging="180"/>
              <w:rPr>
                <w:del w:id="249" w:author="saurabh.sarkar" w:date="2013-05-11T11:24:00Z"/>
                <w:b/>
                <w:bCs/>
                <w:sz w:val="18"/>
                <w:szCs w:val="18"/>
              </w:rPr>
            </w:pPr>
          </w:p>
        </w:tc>
      </w:tr>
      <w:tr w:rsidR="002422C8" w:rsidRPr="00C14988" w:rsidDel="003C52BE" w14:paraId="373D7C7C" w14:textId="77777777">
        <w:trPr>
          <w:trHeight w:val="471"/>
          <w:jc w:val="center"/>
          <w:del w:id="250" w:author="saurabh.sarkar" w:date="2013-05-11T11:24:00Z"/>
        </w:trPr>
        <w:tc>
          <w:tcPr>
            <w:tcW w:w="990" w:type="dxa"/>
            <w:shd w:val="clear" w:color="auto" w:fill="auto"/>
            <w:tcMar>
              <w:top w:w="15" w:type="dxa"/>
              <w:left w:w="15" w:type="dxa"/>
              <w:bottom w:w="0" w:type="dxa"/>
              <w:right w:w="15" w:type="dxa"/>
            </w:tcMar>
            <w:vAlign w:val="center"/>
          </w:tcPr>
          <w:p w14:paraId="603A9FB3" w14:textId="77777777" w:rsidR="002422C8" w:rsidRPr="00C14988" w:rsidDel="003C52BE" w:rsidRDefault="00741717" w:rsidP="00C14988">
            <w:pPr>
              <w:pStyle w:val="Tabletext"/>
              <w:spacing w:line="360" w:lineRule="auto"/>
              <w:ind w:left="180" w:hanging="180"/>
              <w:jc w:val="center"/>
              <w:rPr>
                <w:del w:id="251" w:author="saurabh.sarkar" w:date="2013-05-11T11:24:00Z"/>
                <w:sz w:val="18"/>
                <w:szCs w:val="18"/>
              </w:rPr>
            </w:pPr>
            <w:del w:id="252" w:author="saurabh.sarkar" w:date="2013-05-11T11:24:00Z">
              <w:r w:rsidDel="003C52BE">
                <w:rPr>
                  <w:sz w:val="18"/>
                  <w:szCs w:val="18"/>
                </w:rPr>
                <w:delText>i)</w:delText>
              </w:r>
            </w:del>
          </w:p>
        </w:tc>
        <w:tc>
          <w:tcPr>
            <w:tcW w:w="5495" w:type="dxa"/>
            <w:shd w:val="clear" w:color="auto" w:fill="auto"/>
            <w:tcMar>
              <w:top w:w="15" w:type="dxa"/>
              <w:left w:w="15" w:type="dxa"/>
              <w:bottom w:w="0" w:type="dxa"/>
              <w:right w:w="15" w:type="dxa"/>
            </w:tcMar>
            <w:vAlign w:val="center"/>
          </w:tcPr>
          <w:p w14:paraId="440D8179" w14:textId="77777777" w:rsidR="002422C8" w:rsidRPr="00C14988" w:rsidDel="003C52BE" w:rsidRDefault="00490A2C" w:rsidP="00C14988">
            <w:pPr>
              <w:pStyle w:val="Tabletext"/>
              <w:spacing w:line="360" w:lineRule="auto"/>
              <w:ind w:left="180" w:hanging="180"/>
              <w:rPr>
                <w:del w:id="253" w:author="saurabh.sarkar" w:date="2013-05-11T11:24:00Z"/>
                <w:sz w:val="18"/>
                <w:szCs w:val="18"/>
              </w:rPr>
            </w:pPr>
            <w:del w:id="254" w:author="saurabh.sarkar" w:date="2013-05-11T11:24:00Z">
              <w:r w:rsidRPr="00C14988" w:rsidDel="003C52BE">
                <w:rPr>
                  <w:sz w:val="18"/>
                  <w:szCs w:val="18"/>
                  <w:lang w:val="en-GB"/>
                </w:rPr>
                <w:delText>Control of Documents Procedure</w:delText>
              </w:r>
            </w:del>
          </w:p>
        </w:tc>
        <w:tc>
          <w:tcPr>
            <w:tcW w:w="2875" w:type="dxa"/>
            <w:tcMar>
              <w:top w:w="15" w:type="dxa"/>
              <w:left w:w="15" w:type="dxa"/>
              <w:bottom w:w="0" w:type="dxa"/>
              <w:right w:w="15" w:type="dxa"/>
            </w:tcMar>
            <w:vAlign w:val="center"/>
          </w:tcPr>
          <w:p w14:paraId="552CEAED" w14:textId="77777777" w:rsidR="002422C8" w:rsidRPr="00C14988" w:rsidDel="003C52BE" w:rsidRDefault="00F80EDA" w:rsidP="00490A2C">
            <w:pPr>
              <w:pStyle w:val="Tabletext"/>
              <w:spacing w:line="360" w:lineRule="auto"/>
              <w:ind w:left="180" w:hanging="180"/>
              <w:jc w:val="center"/>
              <w:rPr>
                <w:del w:id="255" w:author="saurabh.sarkar" w:date="2013-05-11T11:24:00Z"/>
                <w:sz w:val="18"/>
                <w:szCs w:val="18"/>
              </w:rPr>
            </w:pPr>
            <w:del w:id="256" w:author="saurabh.sarkar" w:date="2013-05-11T11:24:00Z">
              <w:r w:rsidDel="003C52BE">
                <w:rPr>
                  <w:sz w:val="18"/>
                  <w:szCs w:val="18"/>
                </w:rPr>
                <w:delText>7420100</w:delText>
              </w:r>
            </w:del>
          </w:p>
        </w:tc>
      </w:tr>
      <w:tr w:rsidR="002422C8" w:rsidRPr="00C14988" w:rsidDel="003C52BE" w14:paraId="3E69B939" w14:textId="77777777">
        <w:trPr>
          <w:trHeight w:val="506"/>
          <w:jc w:val="center"/>
          <w:del w:id="257" w:author="saurabh.sarkar" w:date="2013-05-11T11:24:00Z"/>
        </w:trPr>
        <w:tc>
          <w:tcPr>
            <w:tcW w:w="990" w:type="dxa"/>
            <w:shd w:val="clear" w:color="auto" w:fill="auto"/>
            <w:tcMar>
              <w:top w:w="15" w:type="dxa"/>
              <w:left w:w="15" w:type="dxa"/>
              <w:bottom w:w="0" w:type="dxa"/>
              <w:right w:w="15" w:type="dxa"/>
            </w:tcMar>
            <w:vAlign w:val="center"/>
          </w:tcPr>
          <w:p w14:paraId="4CDD7A96" w14:textId="77777777" w:rsidR="002422C8" w:rsidRPr="00C14988" w:rsidDel="003C52BE" w:rsidRDefault="002422C8" w:rsidP="00C14988">
            <w:pPr>
              <w:pStyle w:val="Tabletext"/>
              <w:spacing w:line="360" w:lineRule="auto"/>
              <w:ind w:left="180" w:hanging="180"/>
              <w:jc w:val="center"/>
              <w:rPr>
                <w:del w:id="258" w:author="saurabh.sarkar" w:date="2013-05-11T11:24:00Z"/>
                <w:b/>
                <w:bCs/>
                <w:sz w:val="18"/>
                <w:szCs w:val="18"/>
              </w:rPr>
            </w:pPr>
            <w:del w:id="259" w:author="saurabh.sarkar" w:date="2013-05-11T11:24:00Z">
              <w:r w:rsidRPr="00C14988" w:rsidDel="003C52BE">
                <w:rPr>
                  <w:b/>
                  <w:bCs/>
                  <w:sz w:val="18"/>
                  <w:szCs w:val="18"/>
                </w:rPr>
                <w:delText>b)</w:delText>
              </w:r>
            </w:del>
          </w:p>
        </w:tc>
        <w:tc>
          <w:tcPr>
            <w:tcW w:w="5495" w:type="dxa"/>
            <w:shd w:val="clear" w:color="auto" w:fill="auto"/>
            <w:tcMar>
              <w:top w:w="15" w:type="dxa"/>
              <w:left w:w="15" w:type="dxa"/>
              <w:bottom w:w="0" w:type="dxa"/>
              <w:right w:w="15" w:type="dxa"/>
            </w:tcMar>
            <w:vAlign w:val="center"/>
          </w:tcPr>
          <w:p w14:paraId="67B4A8A7" w14:textId="77777777" w:rsidR="002422C8" w:rsidRPr="00C14988" w:rsidDel="003C52BE" w:rsidRDefault="002422C8" w:rsidP="00C14988">
            <w:pPr>
              <w:pStyle w:val="Tabletext"/>
              <w:spacing w:line="360" w:lineRule="auto"/>
              <w:ind w:left="180" w:hanging="180"/>
              <w:rPr>
                <w:del w:id="260" w:author="saurabh.sarkar" w:date="2013-05-11T11:24:00Z"/>
                <w:b/>
                <w:bCs/>
                <w:sz w:val="18"/>
                <w:szCs w:val="18"/>
              </w:rPr>
            </w:pPr>
            <w:del w:id="261" w:author="saurabh.sarkar" w:date="2013-05-11T11:24:00Z">
              <w:r w:rsidRPr="00C14988" w:rsidDel="003C52BE">
                <w:rPr>
                  <w:b/>
                  <w:bCs/>
                  <w:sz w:val="18"/>
                  <w:szCs w:val="18"/>
                </w:rPr>
                <w:delText>Templates</w:delText>
              </w:r>
            </w:del>
          </w:p>
        </w:tc>
        <w:tc>
          <w:tcPr>
            <w:tcW w:w="2875" w:type="dxa"/>
            <w:tcMar>
              <w:top w:w="15" w:type="dxa"/>
              <w:left w:w="15" w:type="dxa"/>
              <w:bottom w:w="0" w:type="dxa"/>
              <w:right w:w="15" w:type="dxa"/>
            </w:tcMar>
            <w:vAlign w:val="center"/>
          </w:tcPr>
          <w:p w14:paraId="18B6F88B" w14:textId="77777777" w:rsidR="002422C8" w:rsidRPr="00C14988" w:rsidDel="003C52BE" w:rsidRDefault="002422C8" w:rsidP="00C14988">
            <w:pPr>
              <w:pStyle w:val="Tabletext"/>
              <w:spacing w:line="360" w:lineRule="auto"/>
              <w:ind w:left="180" w:hanging="180"/>
              <w:rPr>
                <w:del w:id="262" w:author="saurabh.sarkar" w:date="2013-05-11T11:24:00Z"/>
                <w:sz w:val="18"/>
                <w:szCs w:val="18"/>
              </w:rPr>
            </w:pPr>
          </w:p>
        </w:tc>
      </w:tr>
      <w:tr w:rsidR="00AF702F" w:rsidRPr="00C14988" w:rsidDel="003C52BE" w14:paraId="214E5B14" w14:textId="77777777">
        <w:trPr>
          <w:trHeight w:val="447"/>
          <w:jc w:val="center"/>
          <w:del w:id="263" w:author="saurabh.sarkar" w:date="2013-05-11T11:24:00Z"/>
        </w:trPr>
        <w:tc>
          <w:tcPr>
            <w:tcW w:w="990" w:type="dxa"/>
            <w:shd w:val="clear" w:color="auto" w:fill="auto"/>
            <w:tcMar>
              <w:top w:w="15" w:type="dxa"/>
              <w:left w:w="15" w:type="dxa"/>
              <w:bottom w:w="0" w:type="dxa"/>
              <w:right w:w="15" w:type="dxa"/>
            </w:tcMar>
            <w:vAlign w:val="center"/>
          </w:tcPr>
          <w:p w14:paraId="78F3998B" w14:textId="77777777" w:rsidR="00AF702F" w:rsidRPr="00C14988" w:rsidDel="003C52BE" w:rsidRDefault="00741717" w:rsidP="00C14988">
            <w:pPr>
              <w:pStyle w:val="Tabletext"/>
              <w:spacing w:line="360" w:lineRule="auto"/>
              <w:ind w:left="180" w:hanging="180"/>
              <w:jc w:val="center"/>
              <w:rPr>
                <w:del w:id="264" w:author="saurabh.sarkar" w:date="2013-05-11T11:24:00Z"/>
                <w:sz w:val="18"/>
                <w:szCs w:val="18"/>
              </w:rPr>
            </w:pPr>
            <w:del w:id="265" w:author="saurabh.sarkar" w:date="2013-05-11T11:24:00Z">
              <w:r w:rsidDel="003C52BE">
                <w:rPr>
                  <w:sz w:val="18"/>
                  <w:szCs w:val="18"/>
                </w:rPr>
                <w:delText>i)</w:delText>
              </w:r>
            </w:del>
          </w:p>
        </w:tc>
        <w:tc>
          <w:tcPr>
            <w:tcW w:w="5495" w:type="dxa"/>
            <w:shd w:val="clear" w:color="auto" w:fill="auto"/>
            <w:tcMar>
              <w:top w:w="15" w:type="dxa"/>
              <w:left w:w="15" w:type="dxa"/>
              <w:bottom w:w="0" w:type="dxa"/>
              <w:right w:w="15" w:type="dxa"/>
            </w:tcMar>
            <w:vAlign w:val="center"/>
          </w:tcPr>
          <w:p w14:paraId="34566188" w14:textId="77777777" w:rsidR="00AF702F" w:rsidRPr="00C14988" w:rsidDel="003C52BE" w:rsidRDefault="001A2FCD" w:rsidP="00C14988">
            <w:pPr>
              <w:pStyle w:val="Tabletext"/>
              <w:spacing w:line="360" w:lineRule="auto"/>
              <w:ind w:left="180" w:hanging="180"/>
              <w:rPr>
                <w:del w:id="266" w:author="saurabh.sarkar" w:date="2013-05-11T11:24:00Z"/>
                <w:sz w:val="18"/>
                <w:szCs w:val="18"/>
              </w:rPr>
            </w:pPr>
            <w:del w:id="267" w:author="saurabh.sarkar" w:date="2013-05-11T11:24:00Z">
              <w:r w:rsidDel="003C52BE">
                <w:rPr>
                  <w:sz w:val="18"/>
                  <w:szCs w:val="18"/>
                </w:rPr>
                <w:delText>Master List of Records</w:delText>
              </w:r>
            </w:del>
          </w:p>
        </w:tc>
        <w:tc>
          <w:tcPr>
            <w:tcW w:w="2875" w:type="dxa"/>
            <w:tcMar>
              <w:top w:w="15" w:type="dxa"/>
              <w:left w:w="15" w:type="dxa"/>
              <w:bottom w:w="0" w:type="dxa"/>
              <w:right w:w="15" w:type="dxa"/>
            </w:tcMar>
          </w:tcPr>
          <w:p w14:paraId="70E877F1" w14:textId="77777777" w:rsidR="00AF702F" w:rsidRPr="00C14988" w:rsidDel="003C52BE" w:rsidRDefault="00F80EDA" w:rsidP="00503333">
            <w:pPr>
              <w:pStyle w:val="Tabletext"/>
              <w:spacing w:line="360" w:lineRule="auto"/>
              <w:ind w:left="180" w:hanging="180"/>
              <w:jc w:val="center"/>
              <w:rPr>
                <w:del w:id="268" w:author="saurabh.sarkar" w:date="2013-05-11T11:24:00Z"/>
                <w:sz w:val="18"/>
                <w:szCs w:val="18"/>
              </w:rPr>
            </w:pPr>
            <w:del w:id="269" w:author="saurabh.sarkar" w:date="2013-05-11T11:24:00Z">
              <w:r w:rsidDel="003C52BE">
                <w:rPr>
                  <w:sz w:val="18"/>
                  <w:szCs w:val="18"/>
                </w:rPr>
                <w:delText>74400800</w:delText>
              </w:r>
            </w:del>
          </w:p>
        </w:tc>
      </w:tr>
    </w:tbl>
    <w:p w14:paraId="5608D1ED" w14:textId="77777777" w:rsidR="002422C8" w:rsidRPr="00AB5B60" w:rsidDel="003C52BE" w:rsidRDefault="00AB5B60" w:rsidP="00AB5B60">
      <w:pPr>
        <w:spacing w:line="360" w:lineRule="auto"/>
        <w:jc w:val="center"/>
        <w:rPr>
          <w:del w:id="270" w:author="saurabh.sarkar" w:date="2013-05-11T11:24:00Z"/>
          <w:rFonts w:ascii="Arial" w:hAnsi="Arial" w:cs="Arial"/>
          <w:b/>
          <w:color w:val="C00000"/>
          <w:sz w:val="22"/>
          <w:szCs w:val="18"/>
        </w:rPr>
      </w:pPr>
      <w:r w:rsidRPr="00AB5B60">
        <w:rPr>
          <w:rFonts w:ascii="Arial" w:hAnsi="Arial" w:cs="Arial"/>
          <w:b/>
          <w:color w:val="C00000"/>
          <w:sz w:val="22"/>
          <w:szCs w:val="18"/>
        </w:rPr>
        <w:t>---- END OF DOCUMENT ---</w:t>
      </w:r>
    </w:p>
    <w:p w14:paraId="2B6A4BC3" w14:textId="77777777" w:rsidR="00F21B93" w:rsidRPr="00C14988" w:rsidDel="003C52BE" w:rsidRDefault="00F21B93" w:rsidP="00AB5B60">
      <w:pPr>
        <w:spacing w:line="360" w:lineRule="auto"/>
        <w:jc w:val="center"/>
        <w:rPr>
          <w:del w:id="271" w:author="saurabh.sarkar" w:date="2013-05-11T11:24:00Z"/>
          <w:rFonts w:ascii="Arial" w:hAnsi="Arial" w:cs="Arial"/>
          <w:sz w:val="18"/>
          <w:szCs w:val="18"/>
        </w:rPr>
      </w:pPr>
    </w:p>
    <w:p w14:paraId="27E94970" w14:textId="77777777" w:rsidR="00F21B93" w:rsidRDefault="00F21B93" w:rsidP="00AB5B60">
      <w:pPr>
        <w:spacing w:line="360" w:lineRule="auto"/>
        <w:jc w:val="center"/>
        <w:rPr>
          <w:rFonts w:ascii="Arial" w:hAnsi="Arial" w:cs="Arial"/>
          <w:sz w:val="18"/>
          <w:szCs w:val="18"/>
        </w:rPr>
      </w:pPr>
      <w:bookmarkStart w:id="272" w:name="_PictureBullets"/>
      <w:bookmarkEnd w:id="272"/>
    </w:p>
    <w:p w14:paraId="2A340A1B" w14:textId="77777777" w:rsidR="007C3C6F" w:rsidRDefault="007C3C6F" w:rsidP="00AB5B60">
      <w:pPr>
        <w:spacing w:line="360" w:lineRule="auto"/>
        <w:jc w:val="center"/>
        <w:rPr>
          <w:rFonts w:ascii="Arial" w:hAnsi="Arial" w:cs="Arial"/>
          <w:sz w:val="18"/>
          <w:szCs w:val="18"/>
        </w:rPr>
      </w:pPr>
    </w:p>
    <w:p w14:paraId="29747272" w14:textId="77777777" w:rsidR="007C3C6F" w:rsidRPr="00C14988" w:rsidRDefault="007C3C6F" w:rsidP="00AB5B60">
      <w:pPr>
        <w:spacing w:line="360" w:lineRule="auto"/>
        <w:jc w:val="center"/>
        <w:rPr>
          <w:rFonts w:ascii="Arial" w:hAnsi="Arial" w:cs="Arial"/>
          <w:sz w:val="18"/>
          <w:szCs w:val="18"/>
        </w:rPr>
      </w:pPr>
    </w:p>
    <w:sectPr w:rsidR="007C3C6F" w:rsidRPr="00C14988" w:rsidSect="006D0FB0">
      <w:headerReference w:type="default" r:id="rId20"/>
      <w:footerReference w:type="default" r:id="rId21"/>
      <w:pgSz w:w="12240" w:h="15840" w:code="1"/>
      <w:pgMar w:top="1123" w:right="810" w:bottom="1440" w:left="1440" w:header="720" w:footer="720" w:gutter="0"/>
      <w:pgBorders w:offsetFrom="page">
        <w:top w:val="thinThickMediumGap" w:sz="8" w:space="24" w:color="auto"/>
        <w:left w:val="thinThickMediumGap" w:sz="8" w:space="24" w:color="auto"/>
        <w:bottom w:val="thickThinMediumGap" w:sz="8" w:space="24" w:color="auto"/>
        <w:right w:val="thickThinMediumGap" w:sz="8" w:space="24" w:color="auto"/>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7" w:author="sasanka_datta" w:date="2013-04-12T15:26:00Z" w:initials="s">
    <w:p w14:paraId="29FF2F01" w14:textId="77777777" w:rsidR="0059303D" w:rsidRDefault="0059303D">
      <w:pPr>
        <w:pStyle w:val="CommentText"/>
      </w:pPr>
      <w:r>
        <w:rPr>
          <w:rStyle w:val="CommentReference"/>
        </w:rPr>
        <w:annotationRef/>
      </w:r>
      <w:r>
        <w:t>Department Head -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FF2F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FF2F01" w16cid:durableId="29FF2F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14460" w14:textId="77777777" w:rsidR="004330D1" w:rsidRDefault="004330D1">
      <w:r>
        <w:separator/>
      </w:r>
    </w:p>
  </w:endnote>
  <w:endnote w:type="continuationSeparator" w:id="0">
    <w:p w14:paraId="75965ED6" w14:textId="77777777" w:rsidR="004330D1" w:rsidRDefault="00433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5FC1A" w14:textId="7356D3D1" w:rsidR="0059303D" w:rsidRPr="00414BE4" w:rsidRDefault="0059303D" w:rsidP="00C14988">
    <w:pPr>
      <w:pStyle w:val="Footer"/>
      <w:pBdr>
        <w:top w:val="single" w:sz="4" w:space="1" w:color="auto"/>
      </w:pBdr>
      <w:tabs>
        <w:tab w:val="clear" w:pos="8640"/>
        <w:tab w:val="right" w:pos="9360"/>
      </w:tabs>
      <w:rPr>
        <w:rFonts w:ascii="Arial" w:hAnsi="Arial" w:cs="Arial"/>
        <w:sz w:val="20"/>
        <w:szCs w:val="20"/>
      </w:rPr>
    </w:pPr>
    <w:r w:rsidRPr="001A2FCD">
      <w:rPr>
        <w:rFonts w:ascii="Arial" w:hAnsi="Arial" w:cs="Arial"/>
        <w:b/>
        <w:sz w:val="16"/>
        <w:szCs w:val="16"/>
      </w:rPr>
      <w:t>HIL-</w:t>
    </w:r>
    <w:r>
      <w:rPr>
        <w:rFonts w:ascii="Arial" w:hAnsi="Arial" w:cs="Arial"/>
        <w:b/>
        <w:sz w:val="16"/>
        <w:szCs w:val="16"/>
      </w:rPr>
      <w:t xml:space="preserve"> Hirakud</w:t>
    </w:r>
    <w:r>
      <w:rPr>
        <w:rFonts w:ascii="Arial" w:hAnsi="Arial" w:cs="Arial"/>
        <w:sz w:val="20"/>
        <w:szCs w:val="20"/>
      </w:rPr>
      <w:tab/>
    </w:r>
    <w:r>
      <w:rPr>
        <w:rFonts w:ascii="Arial" w:hAnsi="Arial" w:cs="Arial"/>
        <w:b/>
        <w:sz w:val="16"/>
        <w:szCs w:val="16"/>
      </w:rPr>
      <w:t>Company Confidential</w:t>
    </w:r>
    <w:r>
      <w:rPr>
        <w:rFonts w:ascii="Arial" w:hAnsi="Arial" w:cs="Arial"/>
        <w:b/>
        <w:sz w:val="16"/>
        <w:szCs w:val="16"/>
      </w:rPr>
      <w:tab/>
    </w:r>
    <w:r w:rsidRPr="004E07C5">
      <w:rPr>
        <w:rStyle w:val="PageNumber"/>
        <w:rFonts w:ascii="Arial" w:hAnsi="Arial" w:cs="Arial"/>
        <w:b/>
        <w:bCs/>
        <w:sz w:val="16"/>
        <w:szCs w:val="16"/>
      </w:rPr>
      <w:t xml:space="preserve">Page </w:t>
    </w:r>
    <w:r w:rsidRPr="004E07C5">
      <w:rPr>
        <w:rStyle w:val="PageNumber"/>
        <w:rFonts w:ascii="Arial" w:hAnsi="Arial" w:cs="Arial"/>
        <w:b/>
        <w:bCs/>
        <w:sz w:val="16"/>
        <w:szCs w:val="16"/>
      </w:rPr>
      <w:fldChar w:fldCharType="begin"/>
    </w:r>
    <w:r w:rsidRPr="004E07C5">
      <w:rPr>
        <w:rStyle w:val="PageNumber"/>
        <w:rFonts w:ascii="Arial" w:hAnsi="Arial" w:cs="Arial"/>
        <w:b/>
        <w:bCs/>
        <w:sz w:val="16"/>
        <w:szCs w:val="16"/>
      </w:rPr>
      <w:instrText xml:space="preserve"> PAGE </w:instrText>
    </w:r>
    <w:r w:rsidRPr="004E07C5">
      <w:rPr>
        <w:rStyle w:val="PageNumber"/>
        <w:rFonts w:ascii="Arial" w:hAnsi="Arial" w:cs="Arial"/>
        <w:b/>
        <w:bCs/>
        <w:sz w:val="16"/>
        <w:szCs w:val="16"/>
      </w:rPr>
      <w:fldChar w:fldCharType="separate"/>
    </w:r>
    <w:r w:rsidR="00C509EB">
      <w:rPr>
        <w:rStyle w:val="PageNumber"/>
        <w:rFonts w:ascii="Arial" w:hAnsi="Arial" w:cs="Arial"/>
        <w:b/>
        <w:bCs/>
        <w:noProof/>
        <w:sz w:val="16"/>
        <w:szCs w:val="16"/>
      </w:rPr>
      <w:t>5</w:t>
    </w:r>
    <w:r w:rsidRPr="004E07C5">
      <w:rPr>
        <w:rStyle w:val="PageNumber"/>
        <w:rFonts w:ascii="Arial" w:hAnsi="Arial" w:cs="Arial"/>
        <w:b/>
        <w:bCs/>
        <w:sz w:val="16"/>
        <w:szCs w:val="16"/>
      </w:rPr>
      <w:fldChar w:fldCharType="end"/>
    </w:r>
    <w:r w:rsidRPr="004E07C5">
      <w:rPr>
        <w:rStyle w:val="PageNumber"/>
        <w:rFonts w:ascii="Arial" w:hAnsi="Arial" w:cs="Arial"/>
        <w:b/>
        <w:bCs/>
        <w:sz w:val="16"/>
        <w:szCs w:val="16"/>
      </w:rPr>
      <w:t xml:space="preserve"> of </w:t>
    </w:r>
    <w:r w:rsidRPr="004E07C5">
      <w:rPr>
        <w:rStyle w:val="PageNumber"/>
        <w:rFonts w:ascii="Arial" w:hAnsi="Arial" w:cs="Arial"/>
        <w:b/>
        <w:bCs/>
        <w:sz w:val="16"/>
        <w:szCs w:val="16"/>
      </w:rPr>
      <w:fldChar w:fldCharType="begin"/>
    </w:r>
    <w:r w:rsidRPr="004E07C5">
      <w:rPr>
        <w:rStyle w:val="PageNumber"/>
        <w:rFonts w:ascii="Arial" w:hAnsi="Arial" w:cs="Arial"/>
        <w:b/>
        <w:bCs/>
        <w:sz w:val="16"/>
        <w:szCs w:val="16"/>
      </w:rPr>
      <w:instrText xml:space="preserve"> NUMPAGES </w:instrText>
    </w:r>
    <w:r w:rsidRPr="004E07C5">
      <w:rPr>
        <w:rStyle w:val="PageNumber"/>
        <w:rFonts w:ascii="Arial" w:hAnsi="Arial" w:cs="Arial"/>
        <w:b/>
        <w:bCs/>
        <w:sz w:val="16"/>
        <w:szCs w:val="16"/>
      </w:rPr>
      <w:fldChar w:fldCharType="separate"/>
    </w:r>
    <w:r w:rsidR="00C509EB">
      <w:rPr>
        <w:rStyle w:val="PageNumber"/>
        <w:rFonts w:ascii="Arial" w:hAnsi="Arial" w:cs="Arial"/>
        <w:b/>
        <w:bCs/>
        <w:noProof/>
        <w:sz w:val="16"/>
        <w:szCs w:val="16"/>
      </w:rPr>
      <w:t>34</w:t>
    </w:r>
    <w:r w:rsidRPr="004E07C5">
      <w:rPr>
        <w:rStyle w:val="PageNumber"/>
        <w:rFonts w:ascii="Arial" w:hAnsi="Arial" w:cs="Arial"/>
        <w:b/>
        <w:bCs/>
        <w:sz w:val="16"/>
        <w:szCs w:val="16"/>
      </w:rPr>
      <w:fldChar w:fldCharType="end"/>
    </w:r>
  </w:p>
  <w:p w14:paraId="60354E34" w14:textId="77777777" w:rsidR="0059303D" w:rsidRPr="00414BE4" w:rsidRDefault="0059303D" w:rsidP="00345A1B">
    <w:pPr>
      <w:pStyle w:val="Footer"/>
      <w:pBdr>
        <w:top w:val="single" w:sz="4" w:space="1" w:color="auto"/>
      </w:pBdr>
      <w:tabs>
        <w:tab w:val="clear" w:pos="8640"/>
        <w:tab w:val="right" w:pos="9360"/>
      </w:tabs>
      <w:rPr>
        <w:rFonts w:ascii="Arial" w:hAnsi="Arial" w:cs="Arial"/>
        <w:sz w:val="20"/>
        <w:szCs w:val="20"/>
      </w:rPr>
    </w:pPr>
  </w:p>
  <w:p w14:paraId="78061C25" w14:textId="77777777" w:rsidR="0059303D" w:rsidRPr="00544BB2" w:rsidRDefault="0059303D">
    <w:pPr>
      <w:pStyle w:val="Footer"/>
      <w:rPr>
        <w:rFonts w:ascii="Calibri" w:hAnsi="Calibr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556A6" w14:textId="77777777" w:rsidR="004330D1" w:rsidRDefault="004330D1">
      <w:r>
        <w:separator/>
      </w:r>
    </w:p>
  </w:footnote>
  <w:footnote w:type="continuationSeparator" w:id="0">
    <w:p w14:paraId="4B9B2E97" w14:textId="77777777" w:rsidR="004330D1" w:rsidRDefault="004330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108" w:type="dxa"/>
      <w:tblLayout w:type="fixed"/>
      <w:tblLook w:val="01E0" w:firstRow="1" w:lastRow="1" w:firstColumn="1" w:lastColumn="1" w:noHBand="0" w:noVBand="0"/>
    </w:tblPr>
    <w:tblGrid>
      <w:gridCol w:w="5040"/>
      <w:gridCol w:w="2250"/>
      <w:gridCol w:w="2070"/>
    </w:tblGrid>
    <w:tr w:rsidR="0059303D" w:rsidRPr="00A00076" w14:paraId="1FDD168F" w14:textId="77777777" w:rsidTr="00C77640">
      <w:trPr>
        <w:trHeight w:val="305"/>
      </w:trPr>
      <w:tc>
        <w:tcPr>
          <w:tcW w:w="7290" w:type="dxa"/>
          <w:gridSpan w:val="2"/>
          <w:tcBorders>
            <w:bottom w:val="single" w:sz="4" w:space="0" w:color="auto"/>
          </w:tcBorders>
        </w:tcPr>
        <w:p w14:paraId="27BD94D2" w14:textId="74721B6E" w:rsidR="0059303D" w:rsidRPr="00DD131B" w:rsidRDefault="0059303D" w:rsidP="007C3C6F">
          <w:pPr>
            <w:pStyle w:val="Header"/>
            <w:rPr>
              <w:b/>
              <w:bCs/>
              <w:color w:val="800000"/>
              <w:sz w:val="32"/>
              <w:szCs w:val="32"/>
            </w:rPr>
          </w:pPr>
        </w:p>
      </w:tc>
      <w:tc>
        <w:tcPr>
          <w:tcW w:w="2070" w:type="dxa"/>
          <w:tcBorders>
            <w:bottom w:val="single" w:sz="4" w:space="0" w:color="auto"/>
          </w:tcBorders>
        </w:tcPr>
        <w:p w14:paraId="2F02F77C" w14:textId="44C2EB02" w:rsidR="0059303D" w:rsidRPr="00DD131B" w:rsidRDefault="0059303D" w:rsidP="00B61CA3">
          <w:pPr>
            <w:pStyle w:val="Header"/>
            <w:jc w:val="right"/>
            <w:rPr>
              <w:b/>
              <w:bCs/>
              <w:color w:val="800000"/>
              <w:sz w:val="32"/>
              <w:szCs w:val="32"/>
            </w:rPr>
          </w:pPr>
        </w:p>
      </w:tc>
    </w:tr>
    <w:tr w:rsidR="0059303D" w:rsidRPr="00953A31" w14:paraId="6787A8B1" w14:textId="77777777" w:rsidTr="00C77640">
      <w:trPr>
        <w:trHeight w:val="322"/>
      </w:trPr>
      <w:tc>
        <w:tcPr>
          <w:tcW w:w="5040" w:type="dxa"/>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7FB71C80" w14:textId="77777777" w:rsidR="0059303D" w:rsidRPr="00C50A4A" w:rsidRDefault="0059303D" w:rsidP="00611FD2">
          <w:pPr>
            <w:pStyle w:val="Header"/>
            <w:jc w:val="center"/>
            <w:rPr>
              <w:rFonts w:asciiTheme="minorHAnsi" w:hAnsiTheme="minorHAnsi" w:cstheme="minorHAnsi"/>
              <w:b/>
              <w:bCs/>
              <w:sz w:val="16"/>
              <w:szCs w:val="16"/>
            </w:rPr>
          </w:pPr>
          <w:del w:id="273" w:author="saurabh.sarkar" w:date="2013-05-11T11:02:00Z">
            <w:r w:rsidRPr="00C50A4A" w:rsidDel="00E2785D">
              <w:rPr>
                <w:rFonts w:asciiTheme="minorHAnsi" w:hAnsiTheme="minorHAnsi" w:cstheme="minorHAnsi"/>
                <w:b/>
                <w:bCs/>
                <w:sz w:val="16"/>
                <w:szCs w:val="16"/>
              </w:rPr>
              <w:delText xml:space="preserve">Procedure </w:delText>
            </w:r>
          </w:del>
          <w:ins w:id="274" w:author="saurabh.sarkar" w:date="2013-05-11T11:02:00Z">
            <w:r w:rsidRPr="00C50A4A">
              <w:rPr>
                <w:rFonts w:asciiTheme="minorHAnsi" w:hAnsiTheme="minorHAnsi" w:cstheme="minorHAnsi"/>
                <w:b/>
                <w:bCs/>
                <w:sz w:val="16"/>
                <w:szCs w:val="16"/>
              </w:rPr>
              <w:t>Technical Design Document</w:t>
            </w:r>
          </w:ins>
        </w:p>
      </w:tc>
      <w:tc>
        <w:tcPr>
          <w:tcW w:w="2250" w:type="dxa"/>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2ECD4F51" w14:textId="77777777" w:rsidR="0059303D" w:rsidRPr="00C50A4A" w:rsidRDefault="0059303D" w:rsidP="007C3C6F">
          <w:pPr>
            <w:pStyle w:val="Header"/>
            <w:rPr>
              <w:rFonts w:asciiTheme="minorHAnsi" w:hAnsiTheme="minorHAnsi" w:cstheme="minorHAnsi"/>
              <w:b/>
              <w:bCs/>
              <w:sz w:val="16"/>
              <w:szCs w:val="16"/>
            </w:rPr>
          </w:pPr>
          <w:r w:rsidRPr="00C50A4A">
            <w:rPr>
              <w:rFonts w:asciiTheme="minorHAnsi" w:hAnsiTheme="minorHAnsi" w:cstheme="minorHAnsi"/>
              <w:b/>
              <w:bCs/>
              <w:sz w:val="16"/>
              <w:szCs w:val="16"/>
            </w:rPr>
            <w:t>VERSION NO.</w:t>
          </w:r>
        </w:p>
      </w:tc>
      <w:tc>
        <w:tcPr>
          <w:tcW w:w="2070" w:type="dxa"/>
          <w:tcBorders>
            <w:top w:val="single" w:sz="4" w:space="0" w:color="auto"/>
            <w:left w:val="single" w:sz="4" w:space="0" w:color="auto"/>
            <w:bottom w:val="single" w:sz="4" w:space="0" w:color="auto"/>
            <w:right w:val="single" w:sz="4" w:space="0" w:color="auto"/>
          </w:tcBorders>
          <w:vAlign w:val="center"/>
        </w:tcPr>
        <w:p w14:paraId="156890CC" w14:textId="77777777" w:rsidR="0059303D" w:rsidRPr="00C50A4A" w:rsidRDefault="0059303D" w:rsidP="00C14988">
          <w:pPr>
            <w:pStyle w:val="Header"/>
            <w:jc w:val="center"/>
            <w:rPr>
              <w:rFonts w:asciiTheme="minorHAnsi" w:hAnsiTheme="minorHAnsi" w:cstheme="minorHAnsi"/>
              <w:b/>
              <w:bCs/>
              <w:sz w:val="16"/>
              <w:szCs w:val="16"/>
            </w:rPr>
          </w:pPr>
          <w:r>
            <w:rPr>
              <w:rFonts w:asciiTheme="minorHAnsi" w:hAnsiTheme="minorHAnsi" w:cstheme="minorHAnsi"/>
              <w:b/>
              <w:bCs/>
              <w:sz w:val="16"/>
              <w:szCs w:val="16"/>
            </w:rPr>
            <w:t>1.0</w:t>
          </w:r>
          <w:del w:id="275" w:author="saurabh.sarkar" w:date="2013-05-11T11:02:00Z">
            <w:r w:rsidRPr="00C50A4A" w:rsidDel="00E2785D">
              <w:rPr>
                <w:rFonts w:asciiTheme="minorHAnsi" w:hAnsiTheme="minorHAnsi" w:cstheme="minorHAnsi"/>
                <w:b/>
                <w:bCs/>
                <w:sz w:val="16"/>
                <w:szCs w:val="16"/>
              </w:rPr>
              <w:delText>74200200</w:delText>
            </w:r>
          </w:del>
        </w:p>
      </w:tc>
    </w:tr>
    <w:tr w:rsidR="0059303D" w:rsidRPr="00953A31" w14:paraId="5B2B4F40" w14:textId="77777777" w:rsidTr="00C77640">
      <w:trPr>
        <w:trHeight w:val="322"/>
      </w:trPr>
      <w:tc>
        <w:tcPr>
          <w:tcW w:w="5040" w:type="dxa"/>
          <w:tcBorders>
            <w:top w:val="single" w:sz="4" w:space="0" w:color="auto"/>
            <w:left w:val="single" w:sz="4" w:space="0" w:color="auto"/>
            <w:bottom w:val="single" w:sz="4" w:space="0" w:color="auto"/>
            <w:right w:val="single" w:sz="4" w:space="0" w:color="auto"/>
          </w:tcBorders>
          <w:vAlign w:val="center"/>
        </w:tcPr>
        <w:p w14:paraId="5A5F6C2F" w14:textId="08AC1ECC" w:rsidR="0059303D" w:rsidRPr="00C50A4A" w:rsidRDefault="0059303D" w:rsidP="007C3C6F">
          <w:pPr>
            <w:pStyle w:val="Header"/>
            <w:jc w:val="center"/>
            <w:rPr>
              <w:rFonts w:asciiTheme="minorHAnsi" w:hAnsiTheme="minorHAnsi" w:cstheme="minorHAnsi"/>
              <w:b/>
              <w:bCs/>
              <w:sz w:val="16"/>
              <w:szCs w:val="16"/>
            </w:rPr>
          </w:pPr>
          <w:del w:id="276" w:author="saurabh.sarkar" w:date="2013-05-11T11:03:00Z">
            <w:r w:rsidRPr="00C50A4A" w:rsidDel="00E2785D">
              <w:rPr>
                <w:rFonts w:asciiTheme="minorHAnsi" w:hAnsiTheme="minorHAnsi" w:cstheme="minorHAnsi"/>
                <w:b/>
                <w:bCs/>
                <w:sz w:val="16"/>
                <w:szCs w:val="16"/>
              </w:rPr>
              <w:delText>Control  Of Recor</w:delText>
            </w:r>
          </w:del>
          <w:r w:rsidR="007B25B5">
            <w:rPr>
              <w:rFonts w:asciiTheme="minorHAnsi" w:hAnsiTheme="minorHAnsi" w:cstheme="minorHAnsi"/>
              <w:b/>
              <w:bCs/>
              <w:sz w:val="16"/>
              <w:szCs w:val="16"/>
            </w:rPr>
            <w:t>Tools Tracking</w:t>
          </w:r>
          <w:r>
            <w:rPr>
              <w:rFonts w:asciiTheme="minorHAnsi" w:hAnsiTheme="minorHAnsi" w:cstheme="minorHAnsi"/>
              <w:b/>
              <w:bCs/>
              <w:sz w:val="16"/>
              <w:szCs w:val="16"/>
            </w:rPr>
            <w:t xml:space="preserve"> application</w:t>
          </w:r>
        </w:p>
      </w:tc>
      <w:tc>
        <w:tcPr>
          <w:tcW w:w="2250" w:type="dxa"/>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19C637C5" w14:textId="77777777" w:rsidR="0059303D" w:rsidRPr="00C50A4A" w:rsidRDefault="0059303D" w:rsidP="007C3C6F">
          <w:pPr>
            <w:pStyle w:val="Header"/>
            <w:rPr>
              <w:rFonts w:asciiTheme="minorHAnsi" w:hAnsiTheme="minorHAnsi" w:cstheme="minorHAnsi"/>
              <w:b/>
              <w:bCs/>
              <w:sz w:val="16"/>
              <w:szCs w:val="16"/>
            </w:rPr>
          </w:pPr>
          <w:r w:rsidRPr="00C50A4A">
            <w:rPr>
              <w:rFonts w:asciiTheme="minorHAnsi" w:hAnsiTheme="minorHAnsi" w:cstheme="minorHAnsi"/>
              <w:b/>
              <w:bCs/>
              <w:sz w:val="16"/>
              <w:szCs w:val="16"/>
            </w:rPr>
            <w:t xml:space="preserve"> DATE</w:t>
          </w:r>
        </w:p>
      </w:tc>
      <w:tc>
        <w:tcPr>
          <w:tcW w:w="2070" w:type="dxa"/>
          <w:tcBorders>
            <w:top w:val="single" w:sz="4" w:space="0" w:color="auto"/>
            <w:left w:val="single" w:sz="4" w:space="0" w:color="auto"/>
            <w:bottom w:val="single" w:sz="4" w:space="0" w:color="auto"/>
            <w:right w:val="single" w:sz="4" w:space="0" w:color="auto"/>
          </w:tcBorders>
          <w:vAlign w:val="center"/>
        </w:tcPr>
        <w:p w14:paraId="64563B3C" w14:textId="0A85A8C0" w:rsidR="0059303D" w:rsidRPr="00C50A4A" w:rsidRDefault="00220F69" w:rsidP="00220F69">
          <w:pPr>
            <w:pStyle w:val="Header"/>
            <w:rPr>
              <w:rFonts w:asciiTheme="minorHAnsi" w:hAnsiTheme="minorHAnsi" w:cstheme="minorHAnsi"/>
              <w:b/>
              <w:bCs/>
              <w:sz w:val="16"/>
              <w:szCs w:val="16"/>
            </w:rPr>
          </w:pPr>
          <w:r>
            <w:rPr>
              <w:rFonts w:asciiTheme="minorHAnsi" w:hAnsiTheme="minorHAnsi" w:cstheme="minorHAnsi"/>
              <w:b/>
              <w:bCs/>
              <w:sz w:val="16"/>
              <w:szCs w:val="16"/>
            </w:rPr>
            <w:t>5</w:t>
          </w:r>
          <w:r w:rsidR="0059303D">
            <w:rPr>
              <w:rFonts w:asciiTheme="minorHAnsi" w:hAnsiTheme="minorHAnsi" w:cstheme="minorHAnsi"/>
              <w:b/>
              <w:bCs/>
              <w:sz w:val="16"/>
              <w:szCs w:val="16"/>
            </w:rPr>
            <w:t>-</w:t>
          </w:r>
          <w:r w:rsidR="007B25B5">
            <w:rPr>
              <w:rFonts w:asciiTheme="minorHAnsi" w:hAnsiTheme="minorHAnsi" w:cstheme="minorHAnsi"/>
              <w:b/>
              <w:bCs/>
              <w:sz w:val="16"/>
              <w:szCs w:val="16"/>
            </w:rPr>
            <w:t>Jun</w:t>
          </w:r>
          <w:r w:rsidR="0059303D">
            <w:rPr>
              <w:rFonts w:asciiTheme="minorHAnsi" w:hAnsiTheme="minorHAnsi" w:cstheme="minorHAnsi"/>
              <w:b/>
              <w:bCs/>
              <w:sz w:val="16"/>
              <w:szCs w:val="16"/>
            </w:rPr>
            <w:t>-20</w:t>
          </w:r>
          <w:r w:rsidR="007B25B5">
            <w:rPr>
              <w:rFonts w:asciiTheme="minorHAnsi" w:hAnsiTheme="minorHAnsi" w:cstheme="minorHAnsi"/>
              <w:b/>
              <w:bCs/>
              <w:sz w:val="16"/>
              <w:szCs w:val="16"/>
            </w:rPr>
            <w:t>25</w:t>
          </w:r>
          <w:del w:id="277" w:author="saurabh.sarkar" w:date="2013-05-11T11:02:00Z">
            <w:r w:rsidR="0059303D" w:rsidRPr="00C50A4A" w:rsidDel="00E2785D">
              <w:rPr>
                <w:rFonts w:asciiTheme="minorHAnsi" w:hAnsiTheme="minorHAnsi" w:cstheme="minorHAnsi"/>
                <w:b/>
                <w:bCs/>
                <w:sz w:val="16"/>
                <w:szCs w:val="16"/>
              </w:rPr>
              <w:delText>1.0</w:delText>
            </w:r>
          </w:del>
        </w:p>
      </w:tc>
    </w:tr>
  </w:tbl>
  <w:p w14:paraId="278C3E04" w14:textId="77777777" w:rsidR="0059303D" w:rsidRPr="00544BB2" w:rsidRDefault="0059303D">
    <w:pPr>
      <w:pStyle w:val="Header"/>
      <w:rPr>
        <w:rFonts w:ascii="Calibri" w:hAnsi="Calibri"/>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B628AAD0"/>
    <w:lvl w:ilvl="0">
      <w:start w:val="1"/>
      <w:numFmt w:val="bullet"/>
      <w:pStyle w:val="ListBullet5"/>
      <w:lvlText w:val=""/>
      <w:lvlJc w:val="left"/>
      <w:pPr>
        <w:tabs>
          <w:tab w:val="num" w:pos="648"/>
        </w:tabs>
        <w:ind w:left="648" w:hanging="288"/>
      </w:pPr>
      <w:rPr>
        <w:rFonts w:ascii="Wingdings" w:hAnsi="Wingdings" w:hint="default"/>
      </w:rPr>
    </w:lvl>
  </w:abstractNum>
  <w:abstractNum w:abstractNumId="1" w15:restartNumberingAfterBreak="0">
    <w:nsid w:val="FFFFFF81"/>
    <w:multiLevelType w:val="singleLevel"/>
    <w:tmpl w:val="50CE4944"/>
    <w:lvl w:ilvl="0">
      <w:start w:val="1"/>
      <w:numFmt w:val="bullet"/>
      <w:pStyle w:val="ListBullet4"/>
      <w:lvlText w:val=""/>
      <w:lvlJc w:val="left"/>
      <w:pPr>
        <w:tabs>
          <w:tab w:val="num" w:pos="1368"/>
        </w:tabs>
        <w:ind w:left="1368" w:hanging="288"/>
      </w:pPr>
      <w:rPr>
        <w:rFonts w:ascii="Wingdings" w:hAnsi="Wingdings" w:hint="default"/>
      </w:rPr>
    </w:lvl>
  </w:abstractNum>
  <w:abstractNum w:abstractNumId="2" w15:restartNumberingAfterBreak="0">
    <w:nsid w:val="FFFFFF82"/>
    <w:multiLevelType w:val="singleLevel"/>
    <w:tmpl w:val="AF0284FE"/>
    <w:lvl w:ilvl="0">
      <w:start w:val="1"/>
      <w:numFmt w:val="bullet"/>
      <w:pStyle w:val="ListBullet3"/>
      <w:lvlText w:val=""/>
      <w:lvlJc w:val="left"/>
      <w:pPr>
        <w:tabs>
          <w:tab w:val="num" w:pos="1008"/>
        </w:tabs>
        <w:ind w:left="1008" w:hanging="288"/>
      </w:pPr>
      <w:rPr>
        <w:rFonts w:ascii="Wingdings" w:hAnsi="Wingdings" w:hint="default"/>
      </w:rPr>
    </w:lvl>
  </w:abstractNum>
  <w:abstractNum w:abstractNumId="3" w15:restartNumberingAfterBreak="0">
    <w:nsid w:val="FFFFFF89"/>
    <w:multiLevelType w:val="singleLevel"/>
    <w:tmpl w:val="681C816E"/>
    <w:lvl w:ilvl="0">
      <w:start w:val="1"/>
      <w:numFmt w:val="bullet"/>
      <w:pStyle w:val="ListBullet"/>
      <w:lvlText w:val=""/>
      <w:lvlJc w:val="left"/>
      <w:pPr>
        <w:tabs>
          <w:tab w:val="num" w:pos="360"/>
        </w:tabs>
        <w:ind w:left="360" w:hanging="360"/>
      </w:pPr>
      <w:rPr>
        <w:rFonts w:ascii="Wingdings" w:hAnsi="Wingdings" w:hint="default"/>
      </w:rPr>
    </w:lvl>
  </w:abstractNum>
  <w:abstractNum w:abstractNumId="4" w15:restartNumberingAfterBreak="0">
    <w:nsid w:val="008F1810"/>
    <w:multiLevelType w:val="multilevel"/>
    <w:tmpl w:val="96968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1A75E7"/>
    <w:multiLevelType w:val="multilevel"/>
    <w:tmpl w:val="DFFC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776553"/>
    <w:multiLevelType w:val="hybridMultilevel"/>
    <w:tmpl w:val="C8A4C4D8"/>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BC266C"/>
    <w:multiLevelType w:val="multilevel"/>
    <w:tmpl w:val="4BC6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B61984"/>
    <w:multiLevelType w:val="multilevel"/>
    <w:tmpl w:val="BF1E7A54"/>
    <w:lvl w:ilvl="0">
      <w:start w:val="1"/>
      <w:numFmt w:val="decimal"/>
      <w:lvlText w:val="%1.0"/>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03CC6846"/>
    <w:multiLevelType w:val="multilevel"/>
    <w:tmpl w:val="2456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B0794"/>
    <w:multiLevelType w:val="multilevel"/>
    <w:tmpl w:val="5314BDE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06DB3AD4"/>
    <w:multiLevelType w:val="hybridMultilevel"/>
    <w:tmpl w:val="7EF85246"/>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4A32C8"/>
    <w:multiLevelType w:val="multilevel"/>
    <w:tmpl w:val="AC84CCAC"/>
    <w:lvl w:ilvl="0">
      <w:start w:val="3"/>
      <w:numFmt w:val="decimal"/>
      <w:lvlText w:val="%1.0"/>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3" w15:restartNumberingAfterBreak="0">
    <w:nsid w:val="087B127A"/>
    <w:multiLevelType w:val="multilevel"/>
    <w:tmpl w:val="E6B0AE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875925"/>
    <w:multiLevelType w:val="hybridMultilevel"/>
    <w:tmpl w:val="14984BEE"/>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90B0CA7"/>
    <w:multiLevelType w:val="multilevel"/>
    <w:tmpl w:val="35F8B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6C2E2B"/>
    <w:multiLevelType w:val="multilevel"/>
    <w:tmpl w:val="B21E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935363"/>
    <w:multiLevelType w:val="multilevel"/>
    <w:tmpl w:val="950C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1F60D7"/>
    <w:multiLevelType w:val="hybridMultilevel"/>
    <w:tmpl w:val="CCD00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B8227DC"/>
    <w:multiLevelType w:val="multilevel"/>
    <w:tmpl w:val="A158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EE54FF"/>
    <w:multiLevelType w:val="hybridMultilevel"/>
    <w:tmpl w:val="F146C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D291949"/>
    <w:multiLevelType w:val="multilevel"/>
    <w:tmpl w:val="6876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9176E3"/>
    <w:multiLevelType w:val="multilevel"/>
    <w:tmpl w:val="7692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9C75D9"/>
    <w:multiLevelType w:val="hybridMultilevel"/>
    <w:tmpl w:val="53148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0E66C1B"/>
    <w:multiLevelType w:val="multilevel"/>
    <w:tmpl w:val="3BA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2A3A6F"/>
    <w:multiLevelType w:val="hybridMultilevel"/>
    <w:tmpl w:val="AD204408"/>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27A7977"/>
    <w:multiLevelType w:val="hybridMultilevel"/>
    <w:tmpl w:val="3F32E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2F15A51"/>
    <w:multiLevelType w:val="multilevel"/>
    <w:tmpl w:val="1FA67AC4"/>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8" w15:restartNumberingAfterBreak="0">
    <w:nsid w:val="130E2706"/>
    <w:multiLevelType w:val="multilevel"/>
    <w:tmpl w:val="26C826B8"/>
    <w:lvl w:ilvl="0">
      <w:start w:val="13"/>
      <w:numFmt w:val="decimal"/>
      <w:lvlText w:val="%1.0"/>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15:restartNumberingAfterBreak="0">
    <w:nsid w:val="148039C1"/>
    <w:multiLevelType w:val="hybridMultilevel"/>
    <w:tmpl w:val="4F32C4A6"/>
    <w:lvl w:ilvl="0" w:tplc="FEB8601A">
      <w:start w:val="1"/>
      <w:numFmt w:val="bullet"/>
      <w:pStyle w:val="ListBullet2"/>
      <w:lvlText w:val=""/>
      <w:lvlJc w:val="left"/>
      <w:pPr>
        <w:tabs>
          <w:tab w:val="num" w:pos="936"/>
        </w:tabs>
        <w:ind w:left="936" w:hanging="288"/>
      </w:pPr>
      <w:rPr>
        <w:rFonts w:ascii="Wingdings" w:hAnsi="Wingdings" w:hint="default"/>
        <w:sz w:val="20"/>
      </w:rPr>
    </w:lvl>
    <w:lvl w:ilvl="1" w:tplc="04090003" w:tentative="1">
      <w:start w:val="1"/>
      <w:numFmt w:val="bullet"/>
      <w:lvlText w:val="o"/>
      <w:lvlJc w:val="left"/>
      <w:pPr>
        <w:tabs>
          <w:tab w:val="num" w:pos="2268"/>
        </w:tabs>
        <w:ind w:left="2268" w:hanging="360"/>
      </w:pPr>
      <w:rPr>
        <w:rFonts w:ascii="Courier New" w:hAnsi="Courier New" w:cs="Courier New" w:hint="default"/>
      </w:rPr>
    </w:lvl>
    <w:lvl w:ilvl="2" w:tplc="04090005" w:tentative="1">
      <w:start w:val="1"/>
      <w:numFmt w:val="bullet"/>
      <w:lvlText w:val=""/>
      <w:lvlJc w:val="left"/>
      <w:pPr>
        <w:tabs>
          <w:tab w:val="num" w:pos="2988"/>
        </w:tabs>
        <w:ind w:left="2988" w:hanging="360"/>
      </w:pPr>
      <w:rPr>
        <w:rFonts w:ascii="Wingdings" w:hAnsi="Wingdings" w:hint="default"/>
      </w:rPr>
    </w:lvl>
    <w:lvl w:ilvl="3" w:tplc="04090001" w:tentative="1">
      <w:start w:val="1"/>
      <w:numFmt w:val="bullet"/>
      <w:lvlText w:val=""/>
      <w:lvlJc w:val="left"/>
      <w:pPr>
        <w:tabs>
          <w:tab w:val="num" w:pos="3708"/>
        </w:tabs>
        <w:ind w:left="3708" w:hanging="360"/>
      </w:pPr>
      <w:rPr>
        <w:rFonts w:ascii="Symbol" w:hAnsi="Symbol" w:hint="default"/>
      </w:rPr>
    </w:lvl>
    <w:lvl w:ilvl="4" w:tplc="04090003" w:tentative="1">
      <w:start w:val="1"/>
      <w:numFmt w:val="bullet"/>
      <w:lvlText w:val="o"/>
      <w:lvlJc w:val="left"/>
      <w:pPr>
        <w:tabs>
          <w:tab w:val="num" w:pos="4428"/>
        </w:tabs>
        <w:ind w:left="4428" w:hanging="360"/>
      </w:pPr>
      <w:rPr>
        <w:rFonts w:ascii="Courier New" w:hAnsi="Courier New" w:cs="Courier New" w:hint="default"/>
      </w:rPr>
    </w:lvl>
    <w:lvl w:ilvl="5" w:tplc="04090005" w:tentative="1">
      <w:start w:val="1"/>
      <w:numFmt w:val="bullet"/>
      <w:lvlText w:val=""/>
      <w:lvlJc w:val="left"/>
      <w:pPr>
        <w:tabs>
          <w:tab w:val="num" w:pos="5148"/>
        </w:tabs>
        <w:ind w:left="5148" w:hanging="360"/>
      </w:pPr>
      <w:rPr>
        <w:rFonts w:ascii="Wingdings" w:hAnsi="Wingdings" w:hint="default"/>
      </w:rPr>
    </w:lvl>
    <w:lvl w:ilvl="6" w:tplc="04090001" w:tentative="1">
      <w:start w:val="1"/>
      <w:numFmt w:val="bullet"/>
      <w:lvlText w:val=""/>
      <w:lvlJc w:val="left"/>
      <w:pPr>
        <w:tabs>
          <w:tab w:val="num" w:pos="5868"/>
        </w:tabs>
        <w:ind w:left="5868" w:hanging="360"/>
      </w:pPr>
      <w:rPr>
        <w:rFonts w:ascii="Symbol" w:hAnsi="Symbol" w:hint="default"/>
      </w:rPr>
    </w:lvl>
    <w:lvl w:ilvl="7" w:tplc="04090003" w:tentative="1">
      <w:start w:val="1"/>
      <w:numFmt w:val="bullet"/>
      <w:lvlText w:val="o"/>
      <w:lvlJc w:val="left"/>
      <w:pPr>
        <w:tabs>
          <w:tab w:val="num" w:pos="6588"/>
        </w:tabs>
        <w:ind w:left="6588" w:hanging="360"/>
      </w:pPr>
      <w:rPr>
        <w:rFonts w:ascii="Courier New" w:hAnsi="Courier New" w:cs="Courier New" w:hint="default"/>
      </w:rPr>
    </w:lvl>
    <w:lvl w:ilvl="8" w:tplc="04090005" w:tentative="1">
      <w:start w:val="1"/>
      <w:numFmt w:val="bullet"/>
      <w:lvlText w:val=""/>
      <w:lvlJc w:val="left"/>
      <w:pPr>
        <w:tabs>
          <w:tab w:val="num" w:pos="7308"/>
        </w:tabs>
        <w:ind w:left="7308" w:hanging="360"/>
      </w:pPr>
      <w:rPr>
        <w:rFonts w:ascii="Wingdings" w:hAnsi="Wingdings" w:hint="default"/>
      </w:rPr>
    </w:lvl>
  </w:abstractNum>
  <w:abstractNum w:abstractNumId="30" w15:restartNumberingAfterBreak="0">
    <w:nsid w:val="16061CF4"/>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1" w15:restartNumberingAfterBreak="0">
    <w:nsid w:val="173511C9"/>
    <w:multiLevelType w:val="multilevel"/>
    <w:tmpl w:val="B48282B8"/>
    <w:lvl w:ilvl="0">
      <w:start w:val="5"/>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32" w15:restartNumberingAfterBreak="0">
    <w:nsid w:val="17E84C87"/>
    <w:multiLevelType w:val="hybridMultilevel"/>
    <w:tmpl w:val="5440707A"/>
    <w:lvl w:ilvl="0" w:tplc="FFFFFFFF">
      <w:start w:val="1"/>
      <w:numFmt w:val="bullet"/>
      <w:lvlText w:val=""/>
      <w:lvlJc w:val="left"/>
      <w:pPr>
        <w:tabs>
          <w:tab w:val="num" w:pos="1080"/>
        </w:tabs>
        <w:ind w:left="108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84D0662"/>
    <w:multiLevelType w:val="multilevel"/>
    <w:tmpl w:val="8D849340"/>
    <w:lvl w:ilvl="0">
      <w:start w:val="5"/>
      <w:numFmt w:val="decimal"/>
      <w:lvlText w:val="%1."/>
      <w:lvlJc w:val="left"/>
      <w:pPr>
        <w:ind w:left="720" w:hanging="360"/>
      </w:pPr>
      <w:rPr>
        <w:rFonts w:hint="default"/>
      </w:rPr>
    </w:lvl>
    <w:lvl w:ilvl="1">
      <w:start w:val="1"/>
      <w:numFmt w:val="decimal"/>
      <w:isLgl/>
      <w:lvlText w:val="%1.%2"/>
      <w:lvlJc w:val="left"/>
      <w:pPr>
        <w:ind w:left="1125" w:hanging="405"/>
      </w:pPr>
      <w:rPr>
        <w:rFonts w:asciiTheme="minorHAnsi" w:hAnsiTheme="minorHAnsi" w:cstheme="minorHAnsi" w:hint="default"/>
        <w:sz w:val="24"/>
        <w:szCs w:val="24"/>
      </w:rPr>
    </w:lvl>
    <w:lvl w:ilvl="2">
      <w:start w:val="1"/>
      <w:numFmt w:val="decimal"/>
      <w:isLgl/>
      <w:lvlText w:val="%1.%2.%3"/>
      <w:lvlJc w:val="left"/>
      <w:pPr>
        <w:ind w:left="1800" w:hanging="720"/>
      </w:pPr>
      <w:rPr>
        <w:rFonts w:ascii="Arial" w:hAnsi="Arial" w:cs="Arial" w:hint="default"/>
        <w:sz w:val="20"/>
        <w:szCs w:val="20"/>
      </w:rPr>
    </w:lvl>
    <w:lvl w:ilvl="3">
      <w:start w:val="1"/>
      <w:numFmt w:val="decimal"/>
      <w:isLgl/>
      <w:lvlText w:val="%1.%2.%3.%4"/>
      <w:lvlJc w:val="left"/>
      <w:pPr>
        <w:ind w:left="2160" w:hanging="720"/>
      </w:pPr>
      <w:rPr>
        <w:rFonts w:ascii="Arial" w:hAnsi="Arial" w:cs="Arial" w:hint="default"/>
        <w:sz w:val="28"/>
      </w:rPr>
    </w:lvl>
    <w:lvl w:ilvl="4">
      <w:start w:val="1"/>
      <w:numFmt w:val="decimal"/>
      <w:isLgl/>
      <w:lvlText w:val="%1.%2.%3.%4.%5"/>
      <w:lvlJc w:val="left"/>
      <w:pPr>
        <w:ind w:left="2880" w:hanging="1080"/>
      </w:pPr>
      <w:rPr>
        <w:rFonts w:ascii="Arial" w:hAnsi="Arial" w:cs="Arial" w:hint="default"/>
        <w:sz w:val="28"/>
      </w:rPr>
    </w:lvl>
    <w:lvl w:ilvl="5">
      <w:start w:val="1"/>
      <w:numFmt w:val="decimal"/>
      <w:isLgl/>
      <w:lvlText w:val="%1.%2.%3.%4.%5.%6"/>
      <w:lvlJc w:val="left"/>
      <w:pPr>
        <w:ind w:left="3240" w:hanging="1080"/>
      </w:pPr>
      <w:rPr>
        <w:rFonts w:ascii="Arial" w:hAnsi="Arial" w:cs="Arial" w:hint="default"/>
        <w:sz w:val="28"/>
      </w:rPr>
    </w:lvl>
    <w:lvl w:ilvl="6">
      <w:start w:val="1"/>
      <w:numFmt w:val="decimal"/>
      <w:isLgl/>
      <w:lvlText w:val="%1.%2.%3.%4.%5.%6.%7"/>
      <w:lvlJc w:val="left"/>
      <w:pPr>
        <w:ind w:left="3960" w:hanging="1440"/>
      </w:pPr>
      <w:rPr>
        <w:rFonts w:ascii="Arial" w:hAnsi="Arial" w:cs="Arial" w:hint="default"/>
        <w:sz w:val="28"/>
      </w:rPr>
    </w:lvl>
    <w:lvl w:ilvl="7">
      <w:start w:val="1"/>
      <w:numFmt w:val="decimal"/>
      <w:isLgl/>
      <w:lvlText w:val="%1.%2.%3.%4.%5.%6.%7.%8"/>
      <w:lvlJc w:val="left"/>
      <w:pPr>
        <w:ind w:left="4320" w:hanging="1440"/>
      </w:pPr>
      <w:rPr>
        <w:rFonts w:ascii="Arial" w:hAnsi="Arial" w:cs="Arial" w:hint="default"/>
        <w:sz w:val="28"/>
      </w:rPr>
    </w:lvl>
    <w:lvl w:ilvl="8">
      <w:start w:val="1"/>
      <w:numFmt w:val="decimal"/>
      <w:isLgl/>
      <w:lvlText w:val="%1.%2.%3.%4.%5.%6.%7.%8.%9"/>
      <w:lvlJc w:val="left"/>
      <w:pPr>
        <w:ind w:left="5040" w:hanging="1800"/>
      </w:pPr>
      <w:rPr>
        <w:rFonts w:ascii="Arial" w:hAnsi="Arial" w:cs="Arial" w:hint="default"/>
        <w:sz w:val="28"/>
      </w:rPr>
    </w:lvl>
  </w:abstractNum>
  <w:abstractNum w:abstractNumId="34" w15:restartNumberingAfterBreak="0">
    <w:nsid w:val="18AD6C88"/>
    <w:multiLevelType w:val="multilevel"/>
    <w:tmpl w:val="D00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1D1F4E"/>
    <w:multiLevelType w:val="multilevel"/>
    <w:tmpl w:val="1FA67AC4"/>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6" w15:restartNumberingAfterBreak="0">
    <w:nsid w:val="19307049"/>
    <w:multiLevelType w:val="hybridMultilevel"/>
    <w:tmpl w:val="46C0B336"/>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9532AFD"/>
    <w:multiLevelType w:val="multilevel"/>
    <w:tmpl w:val="E380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FE4980"/>
    <w:multiLevelType w:val="multilevel"/>
    <w:tmpl w:val="5314BDE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1BFB248D"/>
    <w:multiLevelType w:val="multilevel"/>
    <w:tmpl w:val="FF7CE1C6"/>
    <w:lvl w:ilvl="0">
      <w:start w:val="12"/>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1C867C07"/>
    <w:multiLevelType w:val="multilevel"/>
    <w:tmpl w:val="BF58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127021"/>
    <w:multiLevelType w:val="multilevel"/>
    <w:tmpl w:val="FB58F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0214AB9"/>
    <w:multiLevelType w:val="multilevel"/>
    <w:tmpl w:val="C4AA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B55B33"/>
    <w:multiLevelType w:val="multilevel"/>
    <w:tmpl w:val="292A92EE"/>
    <w:lvl w:ilvl="0">
      <w:start w:val="3"/>
      <w:numFmt w:val="decimal"/>
      <w:lvlText w:val="%1.0"/>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4" w15:restartNumberingAfterBreak="0">
    <w:nsid w:val="21B60355"/>
    <w:multiLevelType w:val="multilevel"/>
    <w:tmpl w:val="083C1E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C65214"/>
    <w:multiLevelType w:val="multilevel"/>
    <w:tmpl w:val="0600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BA4167"/>
    <w:multiLevelType w:val="hybridMultilevel"/>
    <w:tmpl w:val="856C0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63B58B5"/>
    <w:multiLevelType w:val="hybridMultilevel"/>
    <w:tmpl w:val="1C80C1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26426338"/>
    <w:multiLevelType w:val="multilevel"/>
    <w:tmpl w:val="738C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7C0D1B"/>
    <w:multiLevelType w:val="hybridMultilevel"/>
    <w:tmpl w:val="F4AAB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7AD464A"/>
    <w:multiLevelType w:val="multilevel"/>
    <w:tmpl w:val="7B40B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9567F8C"/>
    <w:multiLevelType w:val="multilevel"/>
    <w:tmpl w:val="0A26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F84441"/>
    <w:multiLevelType w:val="multilevel"/>
    <w:tmpl w:val="7D1E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61626A"/>
    <w:multiLevelType w:val="multilevel"/>
    <w:tmpl w:val="7C9C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673F69"/>
    <w:multiLevelType w:val="multilevel"/>
    <w:tmpl w:val="CEFC2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C267C33"/>
    <w:multiLevelType w:val="multilevel"/>
    <w:tmpl w:val="F5D6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8864AD"/>
    <w:multiLevelType w:val="hybridMultilevel"/>
    <w:tmpl w:val="471674AC"/>
    <w:lvl w:ilvl="0" w:tplc="75966F9C">
      <w:start w:val="1"/>
      <w:numFmt w:val="bullet"/>
      <w:lvlText w:val="•"/>
      <w:lvlJc w:val="left"/>
      <w:pPr>
        <w:tabs>
          <w:tab w:val="num" w:pos="720"/>
        </w:tabs>
        <w:ind w:left="720" w:hanging="360"/>
      </w:pPr>
      <w:rPr>
        <w:rFonts w:ascii="Times New Roman" w:hAnsi="Times New Roman" w:hint="default"/>
      </w:rPr>
    </w:lvl>
    <w:lvl w:ilvl="1" w:tplc="378A1212">
      <w:start w:val="844"/>
      <w:numFmt w:val="bullet"/>
      <w:lvlText w:val="•"/>
      <w:lvlJc w:val="left"/>
      <w:pPr>
        <w:tabs>
          <w:tab w:val="num" w:pos="1440"/>
        </w:tabs>
        <w:ind w:left="1440" w:hanging="360"/>
      </w:pPr>
      <w:rPr>
        <w:rFonts w:ascii="Times New Roman" w:hAnsi="Times New Roman" w:hint="default"/>
      </w:rPr>
    </w:lvl>
    <w:lvl w:ilvl="2" w:tplc="88A6A9D6" w:tentative="1">
      <w:start w:val="1"/>
      <w:numFmt w:val="bullet"/>
      <w:lvlText w:val="•"/>
      <w:lvlJc w:val="left"/>
      <w:pPr>
        <w:tabs>
          <w:tab w:val="num" w:pos="2160"/>
        </w:tabs>
        <w:ind w:left="2160" w:hanging="360"/>
      </w:pPr>
      <w:rPr>
        <w:rFonts w:ascii="Times New Roman" w:hAnsi="Times New Roman" w:hint="default"/>
      </w:rPr>
    </w:lvl>
    <w:lvl w:ilvl="3" w:tplc="2A0C56BE" w:tentative="1">
      <w:start w:val="1"/>
      <w:numFmt w:val="bullet"/>
      <w:lvlText w:val="•"/>
      <w:lvlJc w:val="left"/>
      <w:pPr>
        <w:tabs>
          <w:tab w:val="num" w:pos="2880"/>
        </w:tabs>
        <w:ind w:left="2880" w:hanging="360"/>
      </w:pPr>
      <w:rPr>
        <w:rFonts w:ascii="Times New Roman" w:hAnsi="Times New Roman" w:hint="default"/>
      </w:rPr>
    </w:lvl>
    <w:lvl w:ilvl="4" w:tplc="4EFC7C52" w:tentative="1">
      <w:start w:val="1"/>
      <w:numFmt w:val="bullet"/>
      <w:lvlText w:val="•"/>
      <w:lvlJc w:val="left"/>
      <w:pPr>
        <w:tabs>
          <w:tab w:val="num" w:pos="3600"/>
        </w:tabs>
        <w:ind w:left="3600" w:hanging="360"/>
      </w:pPr>
      <w:rPr>
        <w:rFonts w:ascii="Times New Roman" w:hAnsi="Times New Roman" w:hint="default"/>
      </w:rPr>
    </w:lvl>
    <w:lvl w:ilvl="5" w:tplc="F87A1738" w:tentative="1">
      <w:start w:val="1"/>
      <w:numFmt w:val="bullet"/>
      <w:lvlText w:val="•"/>
      <w:lvlJc w:val="left"/>
      <w:pPr>
        <w:tabs>
          <w:tab w:val="num" w:pos="4320"/>
        </w:tabs>
        <w:ind w:left="4320" w:hanging="360"/>
      </w:pPr>
      <w:rPr>
        <w:rFonts w:ascii="Times New Roman" w:hAnsi="Times New Roman" w:hint="default"/>
      </w:rPr>
    </w:lvl>
    <w:lvl w:ilvl="6" w:tplc="1A64CC90" w:tentative="1">
      <w:start w:val="1"/>
      <w:numFmt w:val="bullet"/>
      <w:lvlText w:val="•"/>
      <w:lvlJc w:val="left"/>
      <w:pPr>
        <w:tabs>
          <w:tab w:val="num" w:pos="5040"/>
        </w:tabs>
        <w:ind w:left="5040" w:hanging="360"/>
      </w:pPr>
      <w:rPr>
        <w:rFonts w:ascii="Times New Roman" w:hAnsi="Times New Roman" w:hint="default"/>
      </w:rPr>
    </w:lvl>
    <w:lvl w:ilvl="7" w:tplc="57CE0FC4" w:tentative="1">
      <w:start w:val="1"/>
      <w:numFmt w:val="bullet"/>
      <w:lvlText w:val="•"/>
      <w:lvlJc w:val="left"/>
      <w:pPr>
        <w:tabs>
          <w:tab w:val="num" w:pos="5760"/>
        </w:tabs>
        <w:ind w:left="5760" w:hanging="360"/>
      </w:pPr>
      <w:rPr>
        <w:rFonts w:ascii="Times New Roman" w:hAnsi="Times New Roman" w:hint="default"/>
      </w:rPr>
    </w:lvl>
    <w:lvl w:ilvl="8" w:tplc="10D403B2" w:tentative="1">
      <w:start w:val="1"/>
      <w:numFmt w:val="bullet"/>
      <w:lvlText w:val="•"/>
      <w:lvlJc w:val="left"/>
      <w:pPr>
        <w:tabs>
          <w:tab w:val="num" w:pos="6480"/>
        </w:tabs>
        <w:ind w:left="6480" w:hanging="360"/>
      </w:pPr>
      <w:rPr>
        <w:rFonts w:ascii="Times New Roman" w:hAnsi="Times New Roman" w:hint="default"/>
      </w:rPr>
    </w:lvl>
  </w:abstractNum>
  <w:abstractNum w:abstractNumId="57" w15:restartNumberingAfterBreak="0">
    <w:nsid w:val="2DBE1FBD"/>
    <w:multiLevelType w:val="multilevel"/>
    <w:tmpl w:val="957E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291C7F"/>
    <w:multiLevelType w:val="hybridMultilevel"/>
    <w:tmpl w:val="8EC47ACC"/>
    <w:lvl w:ilvl="0" w:tplc="FFFFFFFF">
      <w:start w:val="1"/>
      <w:numFmt w:val="bullet"/>
      <w:pStyle w:val="Lis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2EC62502"/>
    <w:multiLevelType w:val="multilevel"/>
    <w:tmpl w:val="1198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C54818"/>
    <w:multiLevelType w:val="multilevel"/>
    <w:tmpl w:val="0F16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074169"/>
    <w:multiLevelType w:val="hybridMultilevel"/>
    <w:tmpl w:val="B6161A9A"/>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329F4AF5"/>
    <w:multiLevelType w:val="multilevel"/>
    <w:tmpl w:val="C478A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A930F5"/>
    <w:multiLevelType w:val="hybridMultilevel"/>
    <w:tmpl w:val="4540F804"/>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30B615E"/>
    <w:multiLevelType w:val="multilevel"/>
    <w:tmpl w:val="1FA67AC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65" w15:restartNumberingAfterBreak="0">
    <w:nsid w:val="3621556D"/>
    <w:multiLevelType w:val="multilevel"/>
    <w:tmpl w:val="EF74EE84"/>
    <w:lvl w:ilvl="0">
      <w:start w:val="1"/>
      <w:numFmt w:val="decimal"/>
      <w:pStyle w:val="m"/>
      <w:lvlText w:val="Этап %1."/>
      <w:lvlJc w:val="left"/>
      <w:pPr>
        <w:tabs>
          <w:tab w:val="num" w:pos="1080"/>
        </w:tabs>
        <w:ind w:left="0" w:firstLine="0"/>
      </w:pPr>
      <w:rPr>
        <w:rFonts w:hint="default"/>
      </w:rPr>
    </w:lvl>
    <w:lvl w:ilvl="1">
      <w:start w:val="1"/>
      <w:numFmt w:val="decimal"/>
      <w:lvlText w:val="Шаг %1.%2."/>
      <w:lvlJc w:val="left"/>
      <w:pPr>
        <w:tabs>
          <w:tab w:val="num" w:pos="1080"/>
        </w:tabs>
        <w:ind w:left="0" w:firstLine="0"/>
      </w:pPr>
      <w:rPr>
        <w:rFonts w:hint="default"/>
      </w:rPr>
    </w:lvl>
    <w:lvl w:ilvl="2">
      <w:start w:val="1"/>
      <w:numFmt w:val="decimal"/>
      <w:lvlText w:val="Шаг %1.%2.%3."/>
      <w:lvlJc w:val="left"/>
      <w:pPr>
        <w:tabs>
          <w:tab w:val="num" w:pos="1440"/>
        </w:tabs>
        <w:ind w:left="0" w:firstLine="0"/>
      </w:pPr>
      <w:rPr>
        <w:rFonts w:hint="default"/>
      </w:rPr>
    </w:lvl>
    <w:lvl w:ilvl="3">
      <w:start w:val="1"/>
      <w:numFmt w:val="decimal"/>
      <w:lvlText w:val="Шаг %1.%2.%3.%4."/>
      <w:lvlJc w:val="left"/>
      <w:pPr>
        <w:tabs>
          <w:tab w:val="num" w:pos="1440"/>
        </w:tabs>
        <w:ind w:left="0" w:firstLine="0"/>
      </w:pPr>
      <w:rPr>
        <w:rFonts w:hint="default"/>
      </w:rPr>
    </w:lvl>
    <w:lvl w:ilvl="4">
      <w:start w:val="1"/>
      <w:numFmt w:val="decimal"/>
      <w:lvlText w:val="Шаг %1.%2.%3.%4.%5."/>
      <w:lvlJc w:val="left"/>
      <w:pPr>
        <w:tabs>
          <w:tab w:val="num" w:pos="180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6" w15:restartNumberingAfterBreak="0">
    <w:nsid w:val="36715112"/>
    <w:multiLevelType w:val="hybridMultilevel"/>
    <w:tmpl w:val="3C6A31B0"/>
    <w:lvl w:ilvl="0" w:tplc="3B94E61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6D55684"/>
    <w:multiLevelType w:val="multilevel"/>
    <w:tmpl w:val="94DE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5B5B8F"/>
    <w:multiLevelType w:val="multilevel"/>
    <w:tmpl w:val="7C32F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AD37CB"/>
    <w:multiLevelType w:val="hybridMultilevel"/>
    <w:tmpl w:val="EFF4F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9634EB4"/>
    <w:multiLevelType w:val="hybridMultilevel"/>
    <w:tmpl w:val="1A52FB56"/>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C460DC9"/>
    <w:multiLevelType w:val="multilevel"/>
    <w:tmpl w:val="1EA6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AC4681"/>
    <w:multiLevelType w:val="hybridMultilevel"/>
    <w:tmpl w:val="877406EA"/>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DDD167A"/>
    <w:multiLevelType w:val="hybridMultilevel"/>
    <w:tmpl w:val="2E44714C"/>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EDB19B5"/>
    <w:multiLevelType w:val="hybridMultilevel"/>
    <w:tmpl w:val="BD0A9F12"/>
    <w:lvl w:ilvl="0" w:tplc="17F692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F7406CB"/>
    <w:multiLevelType w:val="multilevel"/>
    <w:tmpl w:val="8B62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FB41801"/>
    <w:multiLevelType w:val="multilevel"/>
    <w:tmpl w:val="30CE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E02FA6"/>
    <w:multiLevelType w:val="hybridMultilevel"/>
    <w:tmpl w:val="1C80C1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40B364ED"/>
    <w:multiLevelType w:val="multilevel"/>
    <w:tmpl w:val="25440774"/>
    <w:lvl w:ilvl="0">
      <w:start w:val="6"/>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9" w15:restartNumberingAfterBreak="0">
    <w:nsid w:val="41134746"/>
    <w:multiLevelType w:val="hybridMultilevel"/>
    <w:tmpl w:val="FE4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1800A1A"/>
    <w:multiLevelType w:val="hybridMultilevel"/>
    <w:tmpl w:val="B6161A9A"/>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20E655B"/>
    <w:multiLevelType w:val="hybridMultilevel"/>
    <w:tmpl w:val="B5B80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231023C"/>
    <w:multiLevelType w:val="hybridMultilevel"/>
    <w:tmpl w:val="91641E14"/>
    <w:lvl w:ilvl="0" w:tplc="1088B2F2">
      <w:start w:val="19"/>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36C55D6"/>
    <w:multiLevelType w:val="multilevel"/>
    <w:tmpl w:val="99E6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DC0B51"/>
    <w:multiLevelType w:val="multilevel"/>
    <w:tmpl w:val="C380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175FF0"/>
    <w:multiLevelType w:val="multilevel"/>
    <w:tmpl w:val="A6BADB9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C26A3A"/>
    <w:multiLevelType w:val="multilevel"/>
    <w:tmpl w:val="120A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EC03C9"/>
    <w:multiLevelType w:val="multilevel"/>
    <w:tmpl w:val="A9C0B312"/>
    <w:lvl w:ilvl="0">
      <w:start w:val="1"/>
      <w:numFmt w:val="decimal"/>
      <w:lvlText w:val="%1."/>
      <w:lvlJc w:val="left"/>
      <w:pPr>
        <w:ind w:left="720" w:hanging="360"/>
      </w:pPr>
    </w:lvl>
    <w:lvl w:ilvl="1">
      <w:start w:val="1"/>
      <w:numFmt w:val="decimal"/>
      <w:isLgl/>
      <w:lvlText w:val="%1.%2"/>
      <w:lvlJc w:val="left"/>
      <w:pPr>
        <w:ind w:left="1125" w:hanging="405"/>
      </w:pPr>
      <w:rPr>
        <w:rFonts w:asciiTheme="minorHAnsi" w:hAnsiTheme="minorHAnsi" w:cstheme="minorHAnsi" w:hint="default"/>
        <w:sz w:val="24"/>
        <w:szCs w:val="24"/>
      </w:rPr>
    </w:lvl>
    <w:lvl w:ilvl="2">
      <w:start w:val="1"/>
      <w:numFmt w:val="decimal"/>
      <w:isLgl/>
      <w:lvlText w:val="%1.%2.%3"/>
      <w:lvlJc w:val="left"/>
      <w:pPr>
        <w:ind w:left="1800" w:hanging="720"/>
      </w:pPr>
      <w:rPr>
        <w:rFonts w:ascii="Arial" w:hAnsi="Arial" w:cs="Arial" w:hint="default"/>
        <w:sz w:val="28"/>
      </w:rPr>
    </w:lvl>
    <w:lvl w:ilvl="3">
      <w:start w:val="1"/>
      <w:numFmt w:val="decimal"/>
      <w:isLgl/>
      <w:lvlText w:val="%1.%2.%3.%4"/>
      <w:lvlJc w:val="left"/>
      <w:pPr>
        <w:ind w:left="2160" w:hanging="720"/>
      </w:pPr>
      <w:rPr>
        <w:rFonts w:ascii="Arial" w:hAnsi="Arial" w:cs="Arial" w:hint="default"/>
        <w:sz w:val="28"/>
      </w:rPr>
    </w:lvl>
    <w:lvl w:ilvl="4">
      <w:start w:val="1"/>
      <w:numFmt w:val="decimal"/>
      <w:isLgl/>
      <w:lvlText w:val="%1.%2.%3.%4.%5"/>
      <w:lvlJc w:val="left"/>
      <w:pPr>
        <w:ind w:left="2880" w:hanging="1080"/>
      </w:pPr>
      <w:rPr>
        <w:rFonts w:ascii="Arial" w:hAnsi="Arial" w:cs="Arial" w:hint="default"/>
        <w:sz w:val="28"/>
      </w:rPr>
    </w:lvl>
    <w:lvl w:ilvl="5">
      <w:start w:val="1"/>
      <w:numFmt w:val="decimal"/>
      <w:isLgl/>
      <w:lvlText w:val="%1.%2.%3.%4.%5.%6"/>
      <w:lvlJc w:val="left"/>
      <w:pPr>
        <w:ind w:left="3240" w:hanging="1080"/>
      </w:pPr>
      <w:rPr>
        <w:rFonts w:ascii="Arial" w:hAnsi="Arial" w:cs="Arial" w:hint="default"/>
        <w:sz w:val="28"/>
      </w:rPr>
    </w:lvl>
    <w:lvl w:ilvl="6">
      <w:start w:val="1"/>
      <w:numFmt w:val="decimal"/>
      <w:isLgl/>
      <w:lvlText w:val="%1.%2.%3.%4.%5.%6.%7"/>
      <w:lvlJc w:val="left"/>
      <w:pPr>
        <w:ind w:left="3960" w:hanging="1440"/>
      </w:pPr>
      <w:rPr>
        <w:rFonts w:ascii="Arial" w:hAnsi="Arial" w:cs="Arial" w:hint="default"/>
        <w:sz w:val="28"/>
      </w:rPr>
    </w:lvl>
    <w:lvl w:ilvl="7">
      <w:start w:val="1"/>
      <w:numFmt w:val="decimal"/>
      <w:isLgl/>
      <w:lvlText w:val="%1.%2.%3.%4.%5.%6.%7.%8"/>
      <w:lvlJc w:val="left"/>
      <w:pPr>
        <w:ind w:left="4320" w:hanging="1440"/>
      </w:pPr>
      <w:rPr>
        <w:rFonts w:ascii="Arial" w:hAnsi="Arial" w:cs="Arial" w:hint="default"/>
        <w:sz w:val="28"/>
      </w:rPr>
    </w:lvl>
    <w:lvl w:ilvl="8">
      <w:start w:val="1"/>
      <w:numFmt w:val="decimal"/>
      <w:isLgl/>
      <w:lvlText w:val="%1.%2.%3.%4.%5.%6.%7.%8.%9"/>
      <w:lvlJc w:val="left"/>
      <w:pPr>
        <w:ind w:left="5040" w:hanging="1800"/>
      </w:pPr>
      <w:rPr>
        <w:rFonts w:ascii="Arial" w:hAnsi="Arial" w:cs="Arial" w:hint="default"/>
        <w:sz w:val="28"/>
      </w:rPr>
    </w:lvl>
  </w:abstractNum>
  <w:abstractNum w:abstractNumId="88" w15:restartNumberingAfterBreak="0">
    <w:nsid w:val="46F01C84"/>
    <w:multiLevelType w:val="multilevel"/>
    <w:tmpl w:val="69EC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6E12A3"/>
    <w:multiLevelType w:val="hybridMultilevel"/>
    <w:tmpl w:val="38AE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B4D1337"/>
    <w:multiLevelType w:val="hybridMultilevel"/>
    <w:tmpl w:val="16260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B6D5113"/>
    <w:multiLevelType w:val="hybridMultilevel"/>
    <w:tmpl w:val="0C56998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2" w15:restartNumberingAfterBreak="0">
    <w:nsid w:val="4C077330"/>
    <w:multiLevelType w:val="hybridMultilevel"/>
    <w:tmpl w:val="1C80C1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3" w15:restartNumberingAfterBreak="0">
    <w:nsid w:val="4D1C7DF3"/>
    <w:multiLevelType w:val="hybridMultilevel"/>
    <w:tmpl w:val="C26E7FB4"/>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0690EAA"/>
    <w:multiLevelType w:val="hybridMultilevel"/>
    <w:tmpl w:val="1C16D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1E04667"/>
    <w:multiLevelType w:val="multilevel"/>
    <w:tmpl w:val="33E8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932AB4"/>
    <w:multiLevelType w:val="hybridMultilevel"/>
    <w:tmpl w:val="C9A6A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535944AD"/>
    <w:multiLevelType w:val="multilevel"/>
    <w:tmpl w:val="AC84CCAC"/>
    <w:lvl w:ilvl="0">
      <w:start w:val="3"/>
      <w:numFmt w:val="decimal"/>
      <w:lvlText w:val="%1.0"/>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8" w15:restartNumberingAfterBreak="0">
    <w:nsid w:val="538273C2"/>
    <w:multiLevelType w:val="multilevel"/>
    <w:tmpl w:val="5314BDE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9" w15:restartNumberingAfterBreak="0">
    <w:nsid w:val="5395445F"/>
    <w:multiLevelType w:val="hybridMultilevel"/>
    <w:tmpl w:val="262CDF0C"/>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4382577"/>
    <w:multiLevelType w:val="hybridMultilevel"/>
    <w:tmpl w:val="4C6C5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57F29B7"/>
    <w:multiLevelType w:val="multilevel"/>
    <w:tmpl w:val="2C10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C53144"/>
    <w:multiLevelType w:val="multilevel"/>
    <w:tmpl w:val="8742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F32C6C"/>
    <w:multiLevelType w:val="multilevel"/>
    <w:tmpl w:val="C1F6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9912A8"/>
    <w:multiLevelType w:val="multilevel"/>
    <w:tmpl w:val="DACE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0B31F7"/>
    <w:multiLevelType w:val="multilevel"/>
    <w:tmpl w:val="25BA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A74EFC"/>
    <w:multiLevelType w:val="hybridMultilevel"/>
    <w:tmpl w:val="466AB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D4853C2"/>
    <w:multiLevelType w:val="hybridMultilevel"/>
    <w:tmpl w:val="98C08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D4D0C2E"/>
    <w:multiLevelType w:val="multilevel"/>
    <w:tmpl w:val="EE1A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E3616E4"/>
    <w:multiLevelType w:val="hybridMultilevel"/>
    <w:tmpl w:val="403E1ECC"/>
    <w:lvl w:ilvl="0" w:tplc="993AE13C">
      <w:start w:val="1"/>
      <w:numFmt w:val="bullet"/>
      <w:pStyle w:val="Table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60990CA7"/>
    <w:multiLevelType w:val="multilevel"/>
    <w:tmpl w:val="15D25854"/>
    <w:lvl w:ilvl="0">
      <w:start w:val="1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1" w15:restartNumberingAfterBreak="0">
    <w:nsid w:val="60CE120D"/>
    <w:multiLevelType w:val="multilevel"/>
    <w:tmpl w:val="51ACA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10D7AA8"/>
    <w:multiLevelType w:val="multilevel"/>
    <w:tmpl w:val="9A9E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22334B"/>
    <w:multiLevelType w:val="multilevel"/>
    <w:tmpl w:val="E7C6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2F3B25"/>
    <w:multiLevelType w:val="hybridMultilevel"/>
    <w:tmpl w:val="F2B6B1CE"/>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6373096B"/>
    <w:multiLevelType w:val="multilevel"/>
    <w:tmpl w:val="1DD2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772C1F"/>
    <w:multiLevelType w:val="multilevel"/>
    <w:tmpl w:val="99049A92"/>
    <w:lvl w:ilvl="0">
      <w:start w:val="6"/>
      <w:numFmt w:val="decimal"/>
      <w:lvlText w:val="%1"/>
      <w:lvlJc w:val="left"/>
      <w:pPr>
        <w:ind w:left="360" w:hanging="360"/>
      </w:pPr>
      <w:rPr>
        <w:rFonts w:hint="default"/>
      </w:rPr>
    </w:lvl>
    <w:lvl w:ilvl="1">
      <w:start w:val="1"/>
      <w:numFmt w:val="bullet"/>
      <w:lvlText w:val=""/>
      <w:lvlJc w:val="left"/>
      <w:pPr>
        <w:ind w:left="63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7" w15:restartNumberingAfterBreak="0">
    <w:nsid w:val="668B2227"/>
    <w:multiLevelType w:val="hybridMultilevel"/>
    <w:tmpl w:val="0CC41A2E"/>
    <w:lvl w:ilvl="0" w:tplc="FFFFFFFF">
      <w:start w:val="1"/>
      <w:numFmt w:val="bullet"/>
      <w:lvlText w:val=""/>
      <w:lvlJc w:val="left"/>
      <w:pPr>
        <w:tabs>
          <w:tab w:val="num" w:pos="1080"/>
        </w:tabs>
        <w:ind w:left="1080" w:hanging="360"/>
      </w:pPr>
      <w:rPr>
        <w:rFonts w:ascii="Symbol" w:hAnsi="Symbol" w:hint="default"/>
      </w:rPr>
    </w:lvl>
    <w:lvl w:ilvl="1" w:tplc="FFFFFFFF">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18" w15:restartNumberingAfterBreak="0">
    <w:nsid w:val="671C61B7"/>
    <w:multiLevelType w:val="multilevel"/>
    <w:tmpl w:val="EB8A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7782DD2"/>
    <w:multiLevelType w:val="hybridMultilevel"/>
    <w:tmpl w:val="091E4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9011899"/>
    <w:multiLevelType w:val="multilevel"/>
    <w:tmpl w:val="A4DA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C34012"/>
    <w:multiLevelType w:val="multilevel"/>
    <w:tmpl w:val="4B92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F71DD9"/>
    <w:multiLevelType w:val="multilevel"/>
    <w:tmpl w:val="8C784B6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3" w15:restartNumberingAfterBreak="0">
    <w:nsid w:val="6D952A6A"/>
    <w:multiLevelType w:val="hybridMultilevel"/>
    <w:tmpl w:val="A07087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6E40504B"/>
    <w:multiLevelType w:val="multilevel"/>
    <w:tmpl w:val="1E52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3E04CA"/>
    <w:multiLevelType w:val="multilevel"/>
    <w:tmpl w:val="292A92EE"/>
    <w:lvl w:ilvl="0">
      <w:start w:val="3"/>
      <w:numFmt w:val="decimal"/>
      <w:lvlText w:val="%1.0"/>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26" w15:restartNumberingAfterBreak="0">
    <w:nsid w:val="72CA05D1"/>
    <w:multiLevelType w:val="multilevel"/>
    <w:tmpl w:val="A7E69F1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4E25D32"/>
    <w:multiLevelType w:val="hybridMultilevel"/>
    <w:tmpl w:val="1C80C1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8" w15:restartNumberingAfterBreak="0">
    <w:nsid w:val="74F1024C"/>
    <w:multiLevelType w:val="multilevel"/>
    <w:tmpl w:val="8008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5766E9E"/>
    <w:multiLevelType w:val="multilevel"/>
    <w:tmpl w:val="7884F244"/>
    <w:lvl w:ilvl="0">
      <w:start w:val="1"/>
      <w:numFmt w:val="decimal"/>
      <w:pStyle w:val="m1"/>
      <w:lvlText w:val="%1."/>
      <w:lvlJc w:val="left"/>
      <w:pPr>
        <w:tabs>
          <w:tab w:val="num" w:pos="360"/>
        </w:tabs>
        <w:ind w:left="0" w:firstLine="0"/>
      </w:pPr>
      <w:rPr>
        <w:rFonts w:ascii="Arial" w:hAnsi="Arial" w:cs="Arial" w:hint="default"/>
        <w:b/>
        <w:i w:val="0"/>
        <w:caps/>
        <w:strike w:val="0"/>
        <w:dstrike w:val="0"/>
        <w:vanish w:val="0"/>
        <w:color w:val="000000"/>
        <w:sz w:val="24"/>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m2"/>
      <w:lvlText w:val="%1.%2."/>
      <w:lvlJc w:val="left"/>
      <w:pPr>
        <w:tabs>
          <w:tab w:val="num" w:pos="360"/>
        </w:tabs>
        <w:ind w:left="0" w:firstLine="0"/>
      </w:pPr>
      <w:rPr>
        <w:rFonts w:ascii="Arial" w:hAnsi="Arial" w:cs="Arial"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m3"/>
      <w:lvlText w:val="%1.%2.%3."/>
      <w:lvlJc w:val="left"/>
      <w:pPr>
        <w:tabs>
          <w:tab w:val="num" w:pos="720"/>
        </w:tabs>
        <w:ind w:left="0" w:firstLine="0"/>
      </w:pPr>
      <w:rPr>
        <w:rFonts w:ascii="Times New Roman" w:hAnsi="Times New Roman" w:cs="Times New Roman" w:hint="default"/>
        <w:b/>
        <w:i w:val="0"/>
        <w:caps w:val="0"/>
        <w:strike w:val="0"/>
        <w:dstrike w:val="0"/>
        <w:vanish w:val="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0" w15:restartNumberingAfterBreak="0">
    <w:nsid w:val="76B41AF7"/>
    <w:multiLevelType w:val="hybridMultilevel"/>
    <w:tmpl w:val="1A52FB56"/>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7054958"/>
    <w:multiLevelType w:val="multilevel"/>
    <w:tmpl w:val="F49CA744"/>
    <w:lvl w:ilvl="0">
      <w:start w:val="1"/>
      <w:numFmt w:val="decimal"/>
      <w:pStyle w:val="Heading1"/>
      <w:lvlText w:val="%1."/>
      <w:lvlJc w:val="left"/>
      <w:pPr>
        <w:tabs>
          <w:tab w:val="num" w:pos="432"/>
        </w:tabs>
        <w:ind w:left="360" w:hanging="360"/>
      </w:pPr>
      <w:rPr>
        <w:rFonts w:hint="default"/>
      </w:rPr>
    </w:lvl>
    <w:lvl w:ilvl="1">
      <w:start w:val="1"/>
      <w:numFmt w:val="none"/>
      <w:lvlText w:val="5.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bCs w:val="0"/>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2" w15:restartNumberingAfterBreak="0">
    <w:nsid w:val="77B355D7"/>
    <w:multiLevelType w:val="multilevel"/>
    <w:tmpl w:val="AC84CCAC"/>
    <w:lvl w:ilvl="0">
      <w:start w:val="3"/>
      <w:numFmt w:val="decimal"/>
      <w:lvlText w:val="%1.0"/>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33" w15:restartNumberingAfterBreak="0">
    <w:nsid w:val="77E724B7"/>
    <w:multiLevelType w:val="multilevel"/>
    <w:tmpl w:val="7C4A9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0A68B7"/>
    <w:multiLevelType w:val="hybridMultilevel"/>
    <w:tmpl w:val="5FFA9836"/>
    <w:lvl w:ilvl="0" w:tplc="4D9CE268">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7842414B"/>
    <w:multiLevelType w:val="multilevel"/>
    <w:tmpl w:val="3AAA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DC5A0E"/>
    <w:multiLevelType w:val="hybridMultilevel"/>
    <w:tmpl w:val="1C80C1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7" w15:restartNumberingAfterBreak="0">
    <w:nsid w:val="78FA4F0C"/>
    <w:multiLevelType w:val="multilevel"/>
    <w:tmpl w:val="85D23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95F14F7"/>
    <w:multiLevelType w:val="multilevel"/>
    <w:tmpl w:val="0DBE7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BB81B26"/>
    <w:multiLevelType w:val="multilevel"/>
    <w:tmpl w:val="6F98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FF943B8"/>
    <w:multiLevelType w:val="multilevel"/>
    <w:tmpl w:val="A25643B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02911076">
    <w:abstractNumId w:val="29"/>
  </w:num>
  <w:num w:numId="2" w16cid:durableId="265382109">
    <w:abstractNumId w:val="3"/>
  </w:num>
  <w:num w:numId="3" w16cid:durableId="1034648995">
    <w:abstractNumId w:val="2"/>
  </w:num>
  <w:num w:numId="4" w16cid:durableId="1912153415">
    <w:abstractNumId w:val="1"/>
  </w:num>
  <w:num w:numId="5" w16cid:durableId="1431242098">
    <w:abstractNumId w:val="0"/>
  </w:num>
  <w:num w:numId="6" w16cid:durableId="191960745">
    <w:abstractNumId w:val="109"/>
  </w:num>
  <w:num w:numId="7" w16cid:durableId="632754829">
    <w:abstractNumId w:val="131"/>
  </w:num>
  <w:num w:numId="8" w16cid:durableId="1825506614">
    <w:abstractNumId w:val="30"/>
  </w:num>
  <w:num w:numId="9" w16cid:durableId="2081319947">
    <w:abstractNumId w:val="117"/>
  </w:num>
  <w:num w:numId="10" w16cid:durableId="306784190">
    <w:abstractNumId w:val="31"/>
  </w:num>
  <w:num w:numId="11" w16cid:durableId="1829049856">
    <w:abstractNumId w:val="32"/>
  </w:num>
  <w:num w:numId="12" w16cid:durableId="285502054">
    <w:abstractNumId w:val="82"/>
  </w:num>
  <w:num w:numId="13" w16cid:durableId="1284381916">
    <w:abstractNumId w:val="29"/>
  </w:num>
  <w:num w:numId="14" w16cid:durableId="1391881836">
    <w:abstractNumId w:val="29"/>
  </w:num>
  <w:num w:numId="15" w16cid:durableId="2125153488">
    <w:abstractNumId w:val="29"/>
  </w:num>
  <w:num w:numId="16" w16cid:durableId="315958644">
    <w:abstractNumId w:val="129"/>
  </w:num>
  <w:num w:numId="17" w16cid:durableId="508250261">
    <w:abstractNumId w:val="65"/>
  </w:num>
  <w:num w:numId="18" w16cid:durableId="178931900">
    <w:abstractNumId w:val="58"/>
  </w:num>
  <w:num w:numId="19" w16cid:durableId="1327242065">
    <w:abstractNumId w:val="131"/>
  </w:num>
  <w:num w:numId="20" w16cid:durableId="1361734737">
    <w:abstractNumId w:val="131"/>
  </w:num>
  <w:num w:numId="21" w16cid:durableId="239754655">
    <w:abstractNumId w:val="122"/>
  </w:num>
  <w:num w:numId="22" w16cid:durableId="1914966171">
    <w:abstractNumId w:val="131"/>
  </w:num>
  <w:num w:numId="23" w16cid:durableId="1124888689">
    <w:abstractNumId w:val="131"/>
  </w:num>
  <w:num w:numId="24" w16cid:durableId="825825283">
    <w:abstractNumId w:val="131"/>
  </w:num>
  <w:num w:numId="25" w16cid:durableId="647632831">
    <w:abstractNumId w:val="131"/>
  </w:num>
  <w:num w:numId="26" w16cid:durableId="476412068">
    <w:abstractNumId w:val="131"/>
  </w:num>
  <w:num w:numId="27" w16cid:durableId="1950892154">
    <w:abstractNumId w:val="131"/>
  </w:num>
  <w:num w:numId="28" w16cid:durableId="186143860">
    <w:abstractNumId w:val="131"/>
  </w:num>
  <w:num w:numId="29" w16cid:durableId="1361395459">
    <w:abstractNumId w:val="131"/>
  </w:num>
  <w:num w:numId="30" w16cid:durableId="1926764748">
    <w:abstractNumId w:val="107"/>
  </w:num>
  <w:num w:numId="31" w16cid:durableId="871498784">
    <w:abstractNumId w:val="131"/>
  </w:num>
  <w:num w:numId="32" w16cid:durableId="1342048340">
    <w:abstractNumId w:val="27"/>
  </w:num>
  <w:num w:numId="33" w16cid:durableId="1996371273">
    <w:abstractNumId w:val="49"/>
  </w:num>
  <w:num w:numId="34" w16cid:durableId="1049839639">
    <w:abstractNumId w:val="35"/>
  </w:num>
  <w:num w:numId="35" w16cid:durableId="323552020">
    <w:abstractNumId w:val="18"/>
  </w:num>
  <w:num w:numId="36" w16cid:durableId="2132628083">
    <w:abstractNumId w:val="74"/>
  </w:num>
  <w:num w:numId="37" w16cid:durableId="1503162816">
    <w:abstractNumId w:val="78"/>
  </w:num>
  <w:num w:numId="38" w16cid:durableId="1842430614">
    <w:abstractNumId w:val="89"/>
  </w:num>
  <w:num w:numId="39" w16cid:durableId="484080463">
    <w:abstractNumId w:val="79"/>
  </w:num>
  <w:num w:numId="40" w16cid:durableId="893932940">
    <w:abstractNumId w:val="116"/>
  </w:num>
  <w:num w:numId="41" w16cid:durableId="429811844">
    <w:abstractNumId w:val="8"/>
  </w:num>
  <w:num w:numId="42" w16cid:durableId="203296225">
    <w:abstractNumId w:val="56"/>
  </w:num>
  <w:num w:numId="43" w16cid:durableId="1020935522">
    <w:abstractNumId w:val="99"/>
  </w:num>
  <w:num w:numId="44" w16cid:durableId="1776749584">
    <w:abstractNumId w:val="136"/>
  </w:num>
  <w:num w:numId="45" w16cid:durableId="728696611">
    <w:abstractNumId w:val="127"/>
  </w:num>
  <w:num w:numId="46" w16cid:durableId="763260285">
    <w:abstractNumId w:val="77"/>
  </w:num>
  <w:num w:numId="47" w16cid:durableId="748044960">
    <w:abstractNumId w:val="92"/>
  </w:num>
  <w:num w:numId="48" w16cid:durableId="575090096">
    <w:abstractNumId w:val="47"/>
  </w:num>
  <w:num w:numId="49" w16cid:durableId="1198931718">
    <w:abstractNumId w:val="123"/>
  </w:num>
  <w:num w:numId="50" w16cid:durableId="1746490651">
    <w:abstractNumId w:val="64"/>
  </w:num>
  <w:num w:numId="51" w16cid:durableId="1808467777">
    <w:abstractNumId w:val="28"/>
  </w:num>
  <w:num w:numId="52" w16cid:durableId="1656716918">
    <w:abstractNumId w:val="43"/>
  </w:num>
  <w:num w:numId="53" w16cid:durableId="1243685690">
    <w:abstractNumId w:val="12"/>
  </w:num>
  <w:num w:numId="54" w16cid:durableId="594167415">
    <w:abstractNumId w:val="96"/>
  </w:num>
  <w:num w:numId="55" w16cid:durableId="831603345">
    <w:abstractNumId w:val="36"/>
  </w:num>
  <w:num w:numId="56" w16cid:durableId="802312634">
    <w:abstractNumId w:val="6"/>
  </w:num>
  <w:num w:numId="57" w16cid:durableId="1115638259">
    <w:abstractNumId w:val="114"/>
  </w:num>
  <w:num w:numId="58" w16cid:durableId="716441636">
    <w:abstractNumId w:val="11"/>
  </w:num>
  <w:num w:numId="59" w16cid:durableId="1968119351">
    <w:abstractNumId w:val="14"/>
  </w:num>
  <w:num w:numId="60" w16cid:durableId="79641143">
    <w:abstractNumId w:val="63"/>
  </w:num>
  <w:num w:numId="61" w16cid:durableId="430442487">
    <w:abstractNumId w:val="93"/>
  </w:num>
  <w:num w:numId="62" w16cid:durableId="730809619">
    <w:abstractNumId w:val="134"/>
  </w:num>
  <w:num w:numId="63" w16cid:durableId="1124353219">
    <w:abstractNumId w:val="130"/>
  </w:num>
  <w:num w:numId="64" w16cid:durableId="1170216875">
    <w:abstractNumId w:val="70"/>
  </w:num>
  <w:num w:numId="65" w16cid:durableId="447092032">
    <w:abstractNumId w:val="25"/>
  </w:num>
  <w:num w:numId="66" w16cid:durableId="50421629">
    <w:abstractNumId w:val="61"/>
  </w:num>
  <w:num w:numId="67" w16cid:durableId="729382394">
    <w:abstractNumId w:val="80"/>
  </w:num>
  <w:num w:numId="68" w16cid:durableId="728502101">
    <w:abstractNumId w:val="72"/>
  </w:num>
  <w:num w:numId="69" w16cid:durableId="753477911">
    <w:abstractNumId w:val="73"/>
  </w:num>
  <w:num w:numId="70" w16cid:durableId="1793476585">
    <w:abstractNumId w:val="125"/>
  </w:num>
  <w:num w:numId="71" w16cid:durableId="1283656755">
    <w:abstractNumId w:val="132"/>
  </w:num>
  <w:num w:numId="72" w16cid:durableId="1311179800">
    <w:abstractNumId w:val="97"/>
  </w:num>
  <w:num w:numId="73" w16cid:durableId="446776250">
    <w:abstractNumId w:val="91"/>
  </w:num>
  <w:num w:numId="74" w16cid:durableId="975184983">
    <w:abstractNumId w:val="20"/>
  </w:num>
  <w:num w:numId="75" w16cid:durableId="1321230304">
    <w:abstractNumId w:val="26"/>
  </w:num>
  <w:num w:numId="76" w16cid:durableId="902444622">
    <w:abstractNumId w:val="106"/>
  </w:num>
  <w:num w:numId="77" w16cid:durableId="1216357095">
    <w:abstractNumId w:val="69"/>
  </w:num>
  <w:num w:numId="78" w16cid:durableId="427234803">
    <w:abstractNumId w:val="81"/>
  </w:num>
  <w:num w:numId="79" w16cid:durableId="1783452248">
    <w:abstractNumId w:val="119"/>
  </w:num>
  <w:num w:numId="80" w16cid:durableId="626660468">
    <w:abstractNumId w:val="90"/>
  </w:num>
  <w:num w:numId="81" w16cid:durableId="980615170">
    <w:abstractNumId w:val="46"/>
  </w:num>
  <w:num w:numId="82" w16cid:durableId="1678118299">
    <w:abstractNumId w:val="87"/>
  </w:num>
  <w:num w:numId="83" w16cid:durableId="1166365829">
    <w:abstractNumId w:val="66"/>
  </w:num>
  <w:num w:numId="84" w16cid:durableId="100540426">
    <w:abstractNumId w:val="98"/>
  </w:num>
  <w:num w:numId="85" w16cid:durableId="545026807">
    <w:abstractNumId w:val="140"/>
  </w:num>
  <w:num w:numId="86" w16cid:durableId="1815217634">
    <w:abstractNumId w:val="10"/>
  </w:num>
  <w:num w:numId="87" w16cid:durableId="645012118">
    <w:abstractNumId w:val="38"/>
  </w:num>
  <w:num w:numId="88" w16cid:durableId="412168751">
    <w:abstractNumId w:val="94"/>
  </w:num>
  <w:num w:numId="89" w16cid:durableId="786971974">
    <w:abstractNumId w:val="110"/>
  </w:num>
  <w:num w:numId="90" w16cid:durableId="1646230064">
    <w:abstractNumId w:val="39"/>
  </w:num>
  <w:num w:numId="91" w16cid:durableId="302083618">
    <w:abstractNumId w:val="33"/>
  </w:num>
  <w:num w:numId="92" w16cid:durableId="1099328588">
    <w:abstractNumId w:val="23"/>
  </w:num>
  <w:num w:numId="93" w16cid:durableId="1219122606">
    <w:abstractNumId w:val="100"/>
  </w:num>
  <w:num w:numId="94" w16cid:durableId="1778982596">
    <w:abstractNumId w:val="51"/>
  </w:num>
  <w:num w:numId="95" w16cid:durableId="1198198235">
    <w:abstractNumId w:val="16"/>
  </w:num>
  <w:num w:numId="96" w16cid:durableId="342901279">
    <w:abstractNumId w:val="59"/>
  </w:num>
  <w:num w:numId="97" w16cid:durableId="1560286234">
    <w:abstractNumId w:val="113"/>
  </w:num>
  <w:num w:numId="98" w16cid:durableId="1160584421">
    <w:abstractNumId w:val="102"/>
  </w:num>
  <w:num w:numId="99" w16cid:durableId="1952856528">
    <w:abstractNumId w:val="45"/>
  </w:num>
  <w:num w:numId="100" w16cid:durableId="1205562665">
    <w:abstractNumId w:val="40"/>
  </w:num>
  <w:num w:numId="101" w16cid:durableId="181820033">
    <w:abstractNumId w:val="5"/>
  </w:num>
  <w:num w:numId="102" w16cid:durableId="1869903778">
    <w:abstractNumId w:val="103"/>
  </w:num>
  <w:num w:numId="103" w16cid:durableId="1643730379">
    <w:abstractNumId w:val="104"/>
  </w:num>
  <w:num w:numId="104" w16cid:durableId="2097168422">
    <w:abstractNumId w:val="21"/>
  </w:num>
  <w:num w:numId="105" w16cid:durableId="1635257831">
    <w:abstractNumId w:val="57"/>
  </w:num>
  <w:num w:numId="106" w16cid:durableId="204607415">
    <w:abstractNumId w:val="9"/>
  </w:num>
  <w:num w:numId="107" w16cid:durableId="2026009494">
    <w:abstractNumId w:val="7"/>
  </w:num>
  <w:num w:numId="108" w16cid:durableId="702365315">
    <w:abstractNumId w:val="137"/>
  </w:num>
  <w:num w:numId="109" w16cid:durableId="1202324654">
    <w:abstractNumId w:val="126"/>
  </w:num>
  <w:num w:numId="110" w16cid:durableId="275187049">
    <w:abstractNumId w:val="85"/>
  </w:num>
  <w:num w:numId="111" w16cid:durableId="1639727702">
    <w:abstractNumId w:val="53"/>
  </w:num>
  <w:num w:numId="112" w16cid:durableId="119110043">
    <w:abstractNumId w:val="22"/>
  </w:num>
  <w:num w:numId="113" w16cid:durableId="1222061806">
    <w:abstractNumId w:val="24"/>
  </w:num>
  <w:num w:numId="114" w16cid:durableId="1206988174">
    <w:abstractNumId w:val="52"/>
  </w:num>
  <w:num w:numId="115" w16cid:durableId="982079974">
    <w:abstractNumId w:val="95"/>
  </w:num>
  <w:num w:numId="116" w16cid:durableId="1647198127">
    <w:abstractNumId w:val="42"/>
  </w:num>
  <w:num w:numId="117" w16cid:durableId="58020646">
    <w:abstractNumId w:val="115"/>
  </w:num>
  <w:num w:numId="118" w16cid:durableId="1213619098">
    <w:abstractNumId w:val="55"/>
  </w:num>
  <w:num w:numId="119" w16cid:durableId="1912694076">
    <w:abstractNumId w:val="128"/>
  </w:num>
  <w:num w:numId="120" w16cid:durableId="1418483766">
    <w:abstractNumId w:val="124"/>
  </w:num>
  <w:num w:numId="121" w16cid:durableId="1775516076">
    <w:abstractNumId w:val="139"/>
  </w:num>
  <w:num w:numId="122" w16cid:durableId="1026753594">
    <w:abstractNumId w:val="67"/>
  </w:num>
  <w:num w:numId="123" w16cid:durableId="1934702317">
    <w:abstractNumId w:val="86"/>
  </w:num>
  <w:num w:numId="124" w16cid:durableId="164713585">
    <w:abstractNumId w:val="112"/>
  </w:num>
  <w:num w:numId="125" w16cid:durableId="1108161093">
    <w:abstractNumId w:val="50"/>
  </w:num>
  <w:num w:numId="126" w16cid:durableId="2040086165">
    <w:abstractNumId w:val="54"/>
  </w:num>
  <w:num w:numId="127" w16cid:durableId="1659379379">
    <w:abstractNumId w:val="19"/>
  </w:num>
  <w:num w:numId="128" w16cid:durableId="343942864">
    <w:abstractNumId w:val="121"/>
  </w:num>
  <w:num w:numId="129" w16cid:durableId="1141507690">
    <w:abstractNumId w:val="83"/>
  </w:num>
  <w:num w:numId="130" w16cid:durableId="129979018">
    <w:abstractNumId w:val="84"/>
  </w:num>
  <w:num w:numId="131" w16cid:durableId="1388138986">
    <w:abstractNumId w:val="17"/>
  </w:num>
  <w:num w:numId="132" w16cid:durableId="1054499234">
    <w:abstractNumId w:val="68"/>
  </w:num>
  <w:num w:numId="133" w16cid:durableId="1314413535">
    <w:abstractNumId w:val="88"/>
  </w:num>
  <w:num w:numId="134" w16cid:durableId="550506243">
    <w:abstractNumId w:val="76"/>
  </w:num>
  <w:num w:numId="135" w16cid:durableId="2064863050">
    <w:abstractNumId w:val="37"/>
  </w:num>
  <w:num w:numId="136" w16cid:durableId="767579540">
    <w:abstractNumId w:val="41"/>
  </w:num>
  <w:num w:numId="137" w16cid:durableId="39791350">
    <w:abstractNumId w:val="105"/>
  </w:num>
  <w:num w:numId="138" w16cid:durableId="1197474478">
    <w:abstractNumId w:val="111"/>
  </w:num>
  <w:num w:numId="139" w16cid:durableId="2054963347">
    <w:abstractNumId w:val="15"/>
  </w:num>
  <w:num w:numId="140" w16cid:durableId="1950618904">
    <w:abstractNumId w:val="138"/>
  </w:num>
  <w:num w:numId="141" w16cid:durableId="1105005408">
    <w:abstractNumId w:val="135"/>
  </w:num>
  <w:num w:numId="142" w16cid:durableId="1522862672">
    <w:abstractNumId w:val="118"/>
  </w:num>
  <w:num w:numId="143" w16cid:durableId="1650404749">
    <w:abstractNumId w:val="75"/>
  </w:num>
  <w:num w:numId="144" w16cid:durableId="1182357258">
    <w:abstractNumId w:val="62"/>
  </w:num>
  <w:num w:numId="145" w16cid:durableId="1277910356">
    <w:abstractNumId w:val="108"/>
  </w:num>
  <w:num w:numId="146" w16cid:durableId="1251082354">
    <w:abstractNumId w:val="4"/>
  </w:num>
  <w:num w:numId="147" w16cid:durableId="878005506">
    <w:abstractNumId w:val="34"/>
  </w:num>
  <w:num w:numId="148" w16cid:durableId="2030527720">
    <w:abstractNumId w:val="133"/>
  </w:num>
  <w:num w:numId="149" w16cid:durableId="1704667866">
    <w:abstractNumId w:val="71"/>
  </w:num>
  <w:num w:numId="150" w16cid:durableId="1792283821">
    <w:abstractNumId w:val="44"/>
  </w:num>
  <w:num w:numId="151" w16cid:durableId="867914108">
    <w:abstractNumId w:val="120"/>
  </w:num>
  <w:num w:numId="152" w16cid:durableId="780346218">
    <w:abstractNumId w:val="13"/>
  </w:num>
  <w:num w:numId="153" w16cid:durableId="1850370693">
    <w:abstractNumId w:val="101"/>
  </w:num>
  <w:num w:numId="154" w16cid:durableId="1428891157">
    <w:abstractNumId w:val="60"/>
  </w:num>
  <w:num w:numId="155" w16cid:durableId="1268926335">
    <w:abstractNumId w:val="4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668"/>
    <w:rsid w:val="000019CA"/>
    <w:rsid w:val="000058BD"/>
    <w:rsid w:val="00006EF5"/>
    <w:rsid w:val="00014FE2"/>
    <w:rsid w:val="00020E79"/>
    <w:rsid w:val="00023775"/>
    <w:rsid w:val="00023810"/>
    <w:rsid w:val="000242C0"/>
    <w:rsid w:val="0002676A"/>
    <w:rsid w:val="00027047"/>
    <w:rsid w:val="00030363"/>
    <w:rsid w:val="00030800"/>
    <w:rsid w:val="00031788"/>
    <w:rsid w:val="00043DB5"/>
    <w:rsid w:val="000468CB"/>
    <w:rsid w:val="00047651"/>
    <w:rsid w:val="000553C4"/>
    <w:rsid w:val="00060683"/>
    <w:rsid w:val="00061BC1"/>
    <w:rsid w:val="00061BC6"/>
    <w:rsid w:val="00064804"/>
    <w:rsid w:val="0007026A"/>
    <w:rsid w:val="000731CE"/>
    <w:rsid w:val="00073B14"/>
    <w:rsid w:val="00073C9E"/>
    <w:rsid w:val="00074249"/>
    <w:rsid w:val="0007453C"/>
    <w:rsid w:val="00075D78"/>
    <w:rsid w:val="000806A8"/>
    <w:rsid w:val="000812A5"/>
    <w:rsid w:val="000817A9"/>
    <w:rsid w:val="00083CDB"/>
    <w:rsid w:val="00084293"/>
    <w:rsid w:val="0008438E"/>
    <w:rsid w:val="00084453"/>
    <w:rsid w:val="00086601"/>
    <w:rsid w:val="00086BC4"/>
    <w:rsid w:val="00086F58"/>
    <w:rsid w:val="00095EFB"/>
    <w:rsid w:val="000974D9"/>
    <w:rsid w:val="00097841"/>
    <w:rsid w:val="000A14E0"/>
    <w:rsid w:val="000A2A08"/>
    <w:rsid w:val="000A4352"/>
    <w:rsid w:val="000A72BB"/>
    <w:rsid w:val="000A794B"/>
    <w:rsid w:val="000B1853"/>
    <w:rsid w:val="000B2F44"/>
    <w:rsid w:val="000B41ED"/>
    <w:rsid w:val="000B5DB1"/>
    <w:rsid w:val="000B7550"/>
    <w:rsid w:val="000B79B7"/>
    <w:rsid w:val="000C1DEB"/>
    <w:rsid w:val="000C4A8B"/>
    <w:rsid w:val="000D6114"/>
    <w:rsid w:val="000E01A1"/>
    <w:rsid w:val="000E16D5"/>
    <w:rsid w:val="000E2A3A"/>
    <w:rsid w:val="000E3FFB"/>
    <w:rsid w:val="000E6FCF"/>
    <w:rsid w:val="000F2E80"/>
    <w:rsid w:val="000F40A1"/>
    <w:rsid w:val="00100254"/>
    <w:rsid w:val="00101D6E"/>
    <w:rsid w:val="00103192"/>
    <w:rsid w:val="00107F68"/>
    <w:rsid w:val="00112249"/>
    <w:rsid w:val="00115453"/>
    <w:rsid w:val="00115526"/>
    <w:rsid w:val="00115B46"/>
    <w:rsid w:val="0011752D"/>
    <w:rsid w:val="00123ABE"/>
    <w:rsid w:val="00125496"/>
    <w:rsid w:val="001266DF"/>
    <w:rsid w:val="001279E5"/>
    <w:rsid w:val="00133F47"/>
    <w:rsid w:val="0013492F"/>
    <w:rsid w:val="00134B5D"/>
    <w:rsid w:val="00135304"/>
    <w:rsid w:val="00136DED"/>
    <w:rsid w:val="00141D9F"/>
    <w:rsid w:val="00142979"/>
    <w:rsid w:val="00143D5B"/>
    <w:rsid w:val="00145E50"/>
    <w:rsid w:val="001475DF"/>
    <w:rsid w:val="00147DAF"/>
    <w:rsid w:val="001513C4"/>
    <w:rsid w:val="00152E7C"/>
    <w:rsid w:val="00153AF0"/>
    <w:rsid w:val="00154F31"/>
    <w:rsid w:val="00160EFA"/>
    <w:rsid w:val="001617A0"/>
    <w:rsid w:val="00163398"/>
    <w:rsid w:val="0016392C"/>
    <w:rsid w:val="00163B13"/>
    <w:rsid w:val="001671CD"/>
    <w:rsid w:val="0017029F"/>
    <w:rsid w:val="0017277A"/>
    <w:rsid w:val="0017409D"/>
    <w:rsid w:val="001743F4"/>
    <w:rsid w:val="00174BA0"/>
    <w:rsid w:val="0017640B"/>
    <w:rsid w:val="00182BCD"/>
    <w:rsid w:val="00184B99"/>
    <w:rsid w:val="0018587E"/>
    <w:rsid w:val="001867C8"/>
    <w:rsid w:val="001874CB"/>
    <w:rsid w:val="00191382"/>
    <w:rsid w:val="001949E4"/>
    <w:rsid w:val="0019706C"/>
    <w:rsid w:val="00197B84"/>
    <w:rsid w:val="001A2FCD"/>
    <w:rsid w:val="001A361B"/>
    <w:rsid w:val="001A4DD1"/>
    <w:rsid w:val="001A710E"/>
    <w:rsid w:val="001B1AF4"/>
    <w:rsid w:val="001B2ECE"/>
    <w:rsid w:val="001B733E"/>
    <w:rsid w:val="001C0984"/>
    <w:rsid w:val="001C2861"/>
    <w:rsid w:val="001C4F65"/>
    <w:rsid w:val="001C5275"/>
    <w:rsid w:val="001C73FF"/>
    <w:rsid w:val="001D6784"/>
    <w:rsid w:val="001D68A2"/>
    <w:rsid w:val="001E23E3"/>
    <w:rsid w:val="001E3449"/>
    <w:rsid w:val="001F3ED7"/>
    <w:rsid w:val="001F650B"/>
    <w:rsid w:val="002013CD"/>
    <w:rsid w:val="00204DEC"/>
    <w:rsid w:val="00210B3F"/>
    <w:rsid w:val="00212DF1"/>
    <w:rsid w:val="002139C1"/>
    <w:rsid w:val="00213B2F"/>
    <w:rsid w:val="00214133"/>
    <w:rsid w:val="0021572F"/>
    <w:rsid w:val="00220F69"/>
    <w:rsid w:val="00221330"/>
    <w:rsid w:val="0022148E"/>
    <w:rsid w:val="00222B3A"/>
    <w:rsid w:val="00222DF4"/>
    <w:rsid w:val="002237CB"/>
    <w:rsid w:val="00230725"/>
    <w:rsid w:val="00230931"/>
    <w:rsid w:val="00232C6D"/>
    <w:rsid w:val="002330E2"/>
    <w:rsid w:val="0023457E"/>
    <w:rsid w:val="00234C60"/>
    <w:rsid w:val="0023548B"/>
    <w:rsid w:val="00237C3E"/>
    <w:rsid w:val="0024213E"/>
    <w:rsid w:val="002422C8"/>
    <w:rsid w:val="00242441"/>
    <w:rsid w:val="00243117"/>
    <w:rsid w:val="00243E19"/>
    <w:rsid w:val="0024573E"/>
    <w:rsid w:val="00251C18"/>
    <w:rsid w:val="002527B9"/>
    <w:rsid w:val="0025375F"/>
    <w:rsid w:val="00253BF2"/>
    <w:rsid w:val="00254D97"/>
    <w:rsid w:val="0025598D"/>
    <w:rsid w:val="00255AF9"/>
    <w:rsid w:val="00257E09"/>
    <w:rsid w:val="00257FA6"/>
    <w:rsid w:val="00263034"/>
    <w:rsid w:val="0026642E"/>
    <w:rsid w:val="0026726E"/>
    <w:rsid w:val="00271528"/>
    <w:rsid w:val="002729FD"/>
    <w:rsid w:val="00274003"/>
    <w:rsid w:val="00274236"/>
    <w:rsid w:val="00274B9F"/>
    <w:rsid w:val="00281463"/>
    <w:rsid w:val="002821AA"/>
    <w:rsid w:val="002821B6"/>
    <w:rsid w:val="00284668"/>
    <w:rsid w:val="00284F1A"/>
    <w:rsid w:val="002852A7"/>
    <w:rsid w:val="002853C9"/>
    <w:rsid w:val="0028547D"/>
    <w:rsid w:val="002951DD"/>
    <w:rsid w:val="002A4E2D"/>
    <w:rsid w:val="002A7F29"/>
    <w:rsid w:val="002B2F7E"/>
    <w:rsid w:val="002B3EB5"/>
    <w:rsid w:val="002B438D"/>
    <w:rsid w:val="002B77F8"/>
    <w:rsid w:val="002C0CAB"/>
    <w:rsid w:val="002C20AB"/>
    <w:rsid w:val="002C37F3"/>
    <w:rsid w:val="002C3AF8"/>
    <w:rsid w:val="002C44E6"/>
    <w:rsid w:val="002C5339"/>
    <w:rsid w:val="002C708C"/>
    <w:rsid w:val="002D1AD8"/>
    <w:rsid w:val="002D2452"/>
    <w:rsid w:val="002D2807"/>
    <w:rsid w:val="002D33DE"/>
    <w:rsid w:val="002D694A"/>
    <w:rsid w:val="002E0052"/>
    <w:rsid w:val="002E4FED"/>
    <w:rsid w:val="002E5361"/>
    <w:rsid w:val="002E53BB"/>
    <w:rsid w:val="002E7F23"/>
    <w:rsid w:val="002F1E89"/>
    <w:rsid w:val="002F2315"/>
    <w:rsid w:val="002F26FA"/>
    <w:rsid w:val="002F4AAD"/>
    <w:rsid w:val="0030051F"/>
    <w:rsid w:val="00300D29"/>
    <w:rsid w:val="00302C2B"/>
    <w:rsid w:val="00303920"/>
    <w:rsid w:val="003065DB"/>
    <w:rsid w:val="003069F4"/>
    <w:rsid w:val="00310892"/>
    <w:rsid w:val="00310C37"/>
    <w:rsid w:val="00312420"/>
    <w:rsid w:val="003167D4"/>
    <w:rsid w:val="00322310"/>
    <w:rsid w:val="003229E7"/>
    <w:rsid w:val="00327B8A"/>
    <w:rsid w:val="003305AB"/>
    <w:rsid w:val="00330965"/>
    <w:rsid w:val="00332BDC"/>
    <w:rsid w:val="00335351"/>
    <w:rsid w:val="00343F8C"/>
    <w:rsid w:val="00345A1B"/>
    <w:rsid w:val="003462A4"/>
    <w:rsid w:val="00347FB5"/>
    <w:rsid w:val="0035417E"/>
    <w:rsid w:val="00356979"/>
    <w:rsid w:val="003679CF"/>
    <w:rsid w:val="003718CF"/>
    <w:rsid w:val="00371FE5"/>
    <w:rsid w:val="0037235C"/>
    <w:rsid w:val="00373765"/>
    <w:rsid w:val="00373EC6"/>
    <w:rsid w:val="00373EF3"/>
    <w:rsid w:val="003744A4"/>
    <w:rsid w:val="003813DC"/>
    <w:rsid w:val="0038240E"/>
    <w:rsid w:val="00383F31"/>
    <w:rsid w:val="00385242"/>
    <w:rsid w:val="00385533"/>
    <w:rsid w:val="00391455"/>
    <w:rsid w:val="003940E8"/>
    <w:rsid w:val="00396C0E"/>
    <w:rsid w:val="003A1038"/>
    <w:rsid w:val="003A6534"/>
    <w:rsid w:val="003A75A6"/>
    <w:rsid w:val="003A7BE2"/>
    <w:rsid w:val="003B659F"/>
    <w:rsid w:val="003B71B3"/>
    <w:rsid w:val="003C035D"/>
    <w:rsid w:val="003C0BB6"/>
    <w:rsid w:val="003C2EF8"/>
    <w:rsid w:val="003C349E"/>
    <w:rsid w:val="003C52BE"/>
    <w:rsid w:val="003C57B2"/>
    <w:rsid w:val="003C5802"/>
    <w:rsid w:val="003C5AE3"/>
    <w:rsid w:val="003C644B"/>
    <w:rsid w:val="003D04A6"/>
    <w:rsid w:val="003D1F35"/>
    <w:rsid w:val="003D3AE6"/>
    <w:rsid w:val="003D5A73"/>
    <w:rsid w:val="003D6ED3"/>
    <w:rsid w:val="003D746E"/>
    <w:rsid w:val="003E02DB"/>
    <w:rsid w:val="003E16FC"/>
    <w:rsid w:val="003E1B17"/>
    <w:rsid w:val="003E28EC"/>
    <w:rsid w:val="003E558A"/>
    <w:rsid w:val="003E631C"/>
    <w:rsid w:val="003F3129"/>
    <w:rsid w:val="003F53A2"/>
    <w:rsid w:val="003F55DE"/>
    <w:rsid w:val="003F7561"/>
    <w:rsid w:val="003F75A9"/>
    <w:rsid w:val="003F7706"/>
    <w:rsid w:val="00401478"/>
    <w:rsid w:val="00401BBC"/>
    <w:rsid w:val="00402AE2"/>
    <w:rsid w:val="00411D59"/>
    <w:rsid w:val="0041260C"/>
    <w:rsid w:val="0041519D"/>
    <w:rsid w:val="004163AE"/>
    <w:rsid w:val="00421717"/>
    <w:rsid w:val="00431A4B"/>
    <w:rsid w:val="004330D1"/>
    <w:rsid w:val="00435D78"/>
    <w:rsid w:val="004374EB"/>
    <w:rsid w:val="00441512"/>
    <w:rsid w:val="00442DB7"/>
    <w:rsid w:val="00444ED3"/>
    <w:rsid w:val="00446A97"/>
    <w:rsid w:val="00447986"/>
    <w:rsid w:val="0045002F"/>
    <w:rsid w:val="00450EAE"/>
    <w:rsid w:val="00455B7B"/>
    <w:rsid w:val="00462103"/>
    <w:rsid w:val="00462120"/>
    <w:rsid w:val="00465597"/>
    <w:rsid w:val="00470354"/>
    <w:rsid w:val="00472012"/>
    <w:rsid w:val="00472EE3"/>
    <w:rsid w:val="00473E41"/>
    <w:rsid w:val="00475B49"/>
    <w:rsid w:val="00476AC7"/>
    <w:rsid w:val="0048124A"/>
    <w:rsid w:val="0048182E"/>
    <w:rsid w:val="0048210B"/>
    <w:rsid w:val="004822B1"/>
    <w:rsid w:val="00482CE9"/>
    <w:rsid w:val="00483414"/>
    <w:rsid w:val="00490A2C"/>
    <w:rsid w:val="004A6C2C"/>
    <w:rsid w:val="004A7592"/>
    <w:rsid w:val="004A7F7C"/>
    <w:rsid w:val="004B0CC9"/>
    <w:rsid w:val="004B4D8F"/>
    <w:rsid w:val="004B4E29"/>
    <w:rsid w:val="004B5499"/>
    <w:rsid w:val="004B5D93"/>
    <w:rsid w:val="004B633D"/>
    <w:rsid w:val="004B6380"/>
    <w:rsid w:val="004C1409"/>
    <w:rsid w:val="004C1A99"/>
    <w:rsid w:val="004C2F37"/>
    <w:rsid w:val="004C461A"/>
    <w:rsid w:val="004C5363"/>
    <w:rsid w:val="004C703D"/>
    <w:rsid w:val="004D033C"/>
    <w:rsid w:val="004D044B"/>
    <w:rsid w:val="004D2CD1"/>
    <w:rsid w:val="004D4EBC"/>
    <w:rsid w:val="004D6B39"/>
    <w:rsid w:val="004E07C5"/>
    <w:rsid w:val="004E0C14"/>
    <w:rsid w:val="004E0CC3"/>
    <w:rsid w:val="004E1029"/>
    <w:rsid w:val="004E2962"/>
    <w:rsid w:val="004E3067"/>
    <w:rsid w:val="004E53A8"/>
    <w:rsid w:val="004E5760"/>
    <w:rsid w:val="004F01B1"/>
    <w:rsid w:val="004F2D0A"/>
    <w:rsid w:val="004F3FFB"/>
    <w:rsid w:val="004F5CF1"/>
    <w:rsid w:val="004F7ACD"/>
    <w:rsid w:val="004F7C06"/>
    <w:rsid w:val="00503333"/>
    <w:rsid w:val="00510520"/>
    <w:rsid w:val="00511A26"/>
    <w:rsid w:val="00512B23"/>
    <w:rsid w:val="00514347"/>
    <w:rsid w:val="00514CA0"/>
    <w:rsid w:val="00516505"/>
    <w:rsid w:val="0052284A"/>
    <w:rsid w:val="00524410"/>
    <w:rsid w:val="00527155"/>
    <w:rsid w:val="00527A3E"/>
    <w:rsid w:val="005335A4"/>
    <w:rsid w:val="00534828"/>
    <w:rsid w:val="0053517C"/>
    <w:rsid w:val="005352F7"/>
    <w:rsid w:val="00537149"/>
    <w:rsid w:val="00537E7C"/>
    <w:rsid w:val="00544B6E"/>
    <w:rsid w:val="00544BB2"/>
    <w:rsid w:val="0054758A"/>
    <w:rsid w:val="0054786C"/>
    <w:rsid w:val="00550CD5"/>
    <w:rsid w:val="00552339"/>
    <w:rsid w:val="005526AA"/>
    <w:rsid w:val="00552E65"/>
    <w:rsid w:val="00555CB8"/>
    <w:rsid w:val="00556090"/>
    <w:rsid w:val="005564B2"/>
    <w:rsid w:val="00556B10"/>
    <w:rsid w:val="005607F5"/>
    <w:rsid w:val="00562627"/>
    <w:rsid w:val="00565916"/>
    <w:rsid w:val="00565E94"/>
    <w:rsid w:val="005669D0"/>
    <w:rsid w:val="00571981"/>
    <w:rsid w:val="00573234"/>
    <w:rsid w:val="00573E00"/>
    <w:rsid w:val="00574E1E"/>
    <w:rsid w:val="0057601C"/>
    <w:rsid w:val="005835EF"/>
    <w:rsid w:val="0058371E"/>
    <w:rsid w:val="00584624"/>
    <w:rsid w:val="00587933"/>
    <w:rsid w:val="0059022F"/>
    <w:rsid w:val="00590954"/>
    <w:rsid w:val="00591567"/>
    <w:rsid w:val="005923BA"/>
    <w:rsid w:val="005928E0"/>
    <w:rsid w:val="00592B9C"/>
    <w:rsid w:val="0059303D"/>
    <w:rsid w:val="005A0BE0"/>
    <w:rsid w:val="005A37F8"/>
    <w:rsid w:val="005A4E04"/>
    <w:rsid w:val="005A74E1"/>
    <w:rsid w:val="005B02DD"/>
    <w:rsid w:val="005B1162"/>
    <w:rsid w:val="005B1EE6"/>
    <w:rsid w:val="005B3580"/>
    <w:rsid w:val="005B623C"/>
    <w:rsid w:val="005B6D3C"/>
    <w:rsid w:val="005C1057"/>
    <w:rsid w:val="005C24CB"/>
    <w:rsid w:val="005C3D24"/>
    <w:rsid w:val="005C461C"/>
    <w:rsid w:val="005C641C"/>
    <w:rsid w:val="005C6443"/>
    <w:rsid w:val="005C7371"/>
    <w:rsid w:val="005C7F38"/>
    <w:rsid w:val="005E02E6"/>
    <w:rsid w:val="005E1243"/>
    <w:rsid w:val="005E1E9B"/>
    <w:rsid w:val="005E2F56"/>
    <w:rsid w:val="005E4A98"/>
    <w:rsid w:val="005F144E"/>
    <w:rsid w:val="005F6E1C"/>
    <w:rsid w:val="00600061"/>
    <w:rsid w:val="0060694C"/>
    <w:rsid w:val="00606FF4"/>
    <w:rsid w:val="00610586"/>
    <w:rsid w:val="00611FD2"/>
    <w:rsid w:val="0061359C"/>
    <w:rsid w:val="006149DC"/>
    <w:rsid w:val="006212BE"/>
    <w:rsid w:val="00622617"/>
    <w:rsid w:val="006228C8"/>
    <w:rsid w:val="00624939"/>
    <w:rsid w:val="006268B6"/>
    <w:rsid w:val="006273C5"/>
    <w:rsid w:val="0062778A"/>
    <w:rsid w:val="00632C3F"/>
    <w:rsid w:val="00632D37"/>
    <w:rsid w:val="0063398C"/>
    <w:rsid w:val="00635047"/>
    <w:rsid w:val="00640CD6"/>
    <w:rsid w:val="0064436C"/>
    <w:rsid w:val="006450A3"/>
    <w:rsid w:val="00645F83"/>
    <w:rsid w:val="006464F2"/>
    <w:rsid w:val="00660EE7"/>
    <w:rsid w:val="006643D7"/>
    <w:rsid w:val="00666820"/>
    <w:rsid w:val="00666B67"/>
    <w:rsid w:val="00666E6B"/>
    <w:rsid w:val="006675C1"/>
    <w:rsid w:val="00672088"/>
    <w:rsid w:val="00673A80"/>
    <w:rsid w:val="0067483B"/>
    <w:rsid w:val="00684994"/>
    <w:rsid w:val="00694C78"/>
    <w:rsid w:val="006956FF"/>
    <w:rsid w:val="00696702"/>
    <w:rsid w:val="00697EB8"/>
    <w:rsid w:val="006A0929"/>
    <w:rsid w:val="006A1EF1"/>
    <w:rsid w:val="006A5C73"/>
    <w:rsid w:val="006A6273"/>
    <w:rsid w:val="006A673E"/>
    <w:rsid w:val="006B3917"/>
    <w:rsid w:val="006B3ED8"/>
    <w:rsid w:val="006B6176"/>
    <w:rsid w:val="006B6516"/>
    <w:rsid w:val="006B713A"/>
    <w:rsid w:val="006C0C2E"/>
    <w:rsid w:val="006C0E97"/>
    <w:rsid w:val="006C25D7"/>
    <w:rsid w:val="006C2A62"/>
    <w:rsid w:val="006C33F9"/>
    <w:rsid w:val="006C459D"/>
    <w:rsid w:val="006C5DBD"/>
    <w:rsid w:val="006C7996"/>
    <w:rsid w:val="006D0879"/>
    <w:rsid w:val="006D0C6B"/>
    <w:rsid w:val="006D0DF2"/>
    <w:rsid w:val="006D0FB0"/>
    <w:rsid w:val="006D2553"/>
    <w:rsid w:val="006D488B"/>
    <w:rsid w:val="006E0DAC"/>
    <w:rsid w:val="006E2524"/>
    <w:rsid w:val="006E337A"/>
    <w:rsid w:val="006E38B9"/>
    <w:rsid w:val="006E38BE"/>
    <w:rsid w:val="006E6434"/>
    <w:rsid w:val="006F2EBD"/>
    <w:rsid w:val="006F353F"/>
    <w:rsid w:val="006F37D7"/>
    <w:rsid w:val="006F62A7"/>
    <w:rsid w:val="006F637B"/>
    <w:rsid w:val="006F7A74"/>
    <w:rsid w:val="006F7C5B"/>
    <w:rsid w:val="007019E7"/>
    <w:rsid w:val="007023EA"/>
    <w:rsid w:val="007040C0"/>
    <w:rsid w:val="00710439"/>
    <w:rsid w:val="0071057F"/>
    <w:rsid w:val="00712D00"/>
    <w:rsid w:val="00716EBB"/>
    <w:rsid w:val="00717BCB"/>
    <w:rsid w:val="00722926"/>
    <w:rsid w:val="00732928"/>
    <w:rsid w:val="00736AD1"/>
    <w:rsid w:val="00736B07"/>
    <w:rsid w:val="00740AA4"/>
    <w:rsid w:val="0074141A"/>
    <w:rsid w:val="00741717"/>
    <w:rsid w:val="007431BE"/>
    <w:rsid w:val="00745917"/>
    <w:rsid w:val="007468C3"/>
    <w:rsid w:val="007526B0"/>
    <w:rsid w:val="007549F5"/>
    <w:rsid w:val="00756D58"/>
    <w:rsid w:val="00760752"/>
    <w:rsid w:val="00760850"/>
    <w:rsid w:val="00761FD2"/>
    <w:rsid w:val="0077080E"/>
    <w:rsid w:val="007712FA"/>
    <w:rsid w:val="00771E05"/>
    <w:rsid w:val="00773E61"/>
    <w:rsid w:val="00774404"/>
    <w:rsid w:val="00775556"/>
    <w:rsid w:val="0077570E"/>
    <w:rsid w:val="0077662B"/>
    <w:rsid w:val="0077765D"/>
    <w:rsid w:val="007828D1"/>
    <w:rsid w:val="00782A7B"/>
    <w:rsid w:val="00783B71"/>
    <w:rsid w:val="00785405"/>
    <w:rsid w:val="0078636D"/>
    <w:rsid w:val="00791BFD"/>
    <w:rsid w:val="007929CF"/>
    <w:rsid w:val="00795DA9"/>
    <w:rsid w:val="00795E1B"/>
    <w:rsid w:val="007964DD"/>
    <w:rsid w:val="007A2130"/>
    <w:rsid w:val="007A3140"/>
    <w:rsid w:val="007A38B5"/>
    <w:rsid w:val="007A3F5C"/>
    <w:rsid w:val="007A4C52"/>
    <w:rsid w:val="007A5293"/>
    <w:rsid w:val="007A5FC2"/>
    <w:rsid w:val="007A6D3E"/>
    <w:rsid w:val="007A6F98"/>
    <w:rsid w:val="007B08A8"/>
    <w:rsid w:val="007B1B35"/>
    <w:rsid w:val="007B25B5"/>
    <w:rsid w:val="007B2EE0"/>
    <w:rsid w:val="007B5374"/>
    <w:rsid w:val="007B55D5"/>
    <w:rsid w:val="007B58EC"/>
    <w:rsid w:val="007B5C1F"/>
    <w:rsid w:val="007C0DC3"/>
    <w:rsid w:val="007C1536"/>
    <w:rsid w:val="007C29A1"/>
    <w:rsid w:val="007C3481"/>
    <w:rsid w:val="007C3C6F"/>
    <w:rsid w:val="007C587B"/>
    <w:rsid w:val="007C5BC8"/>
    <w:rsid w:val="007D234D"/>
    <w:rsid w:val="007D5434"/>
    <w:rsid w:val="007D588C"/>
    <w:rsid w:val="007D7242"/>
    <w:rsid w:val="007E010E"/>
    <w:rsid w:val="007E24C1"/>
    <w:rsid w:val="007E6083"/>
    <w:rsid w:val="007F0EC2"/>
    <w:rsid w:val="007F11E2"/>
    <w:rsid w:val="007F27E5"/>
    <w:rsid w:val="007F2CD2"/>
    <w:rsid w:val="007F3FE1"/>
    <w:rsid w:val="007F789B"/>
    <w:rsid w:val="00802189"/>
    <w:rsid w:val="00803945"/>
    <w:rsid w:val="008049AC"/>
    <w:rsid w:val="008051C7"/>
    <w:rsid w:val="00805BF0"/>
    <w:rsid w:val="00807771"/>
    <w:rsid w:val="00812810"/>
    <w:rsid w:val="00814A5D"/>
    <w:rsid w:val="00815AA4"/>
    <w:rsid w:val="0081625A"/>
    <w:rsid w:val="00816CAE"/>
    <w:rsid w:val="00820B62"/>
    <w:rsid w:val="0082599D"/>
    <w:rsid w:val="00827ECA"/>
    <w:rsid w:val="00831408"/>
    <w:rsid w:val="008401D6"/>
    <w:rsid w:val="00843559"/>
    <w:rsid w:val="00843971"/>
    <w:rsid w:val="0084564A"/>
    <w:rsid w:val="00846412"/>
    <w:rsid w:val="00851958"/>
    <w:rsid w:val="00854E96"/>
    <w:rsid w:val="00857168"/>
    <w:rsid w:val="008609D3"/>
    <w:rsid w:val="00862D7F"/>
    <w:rsid w:val="00863EB2"/>
    <w:rsid w:val="00866CB6"/>
    <w:rsid w:val="008703C4"/>
    <w:rsid w:val="008737A8"/>
    <w:rsid w:val="008743C5"/>
    <w:rsid w:val="00876853"/>
    <w:rsid w:val="0088019E"/>
    <w:rsid w:val="00881185"/>
    <w:rsid w:val="00881453"/>
    <w:rsid w:val="00884B30"/>
    <w:rsid w:val="008867AD"/>
    <w:rsid w:val="0089186B"/>
    <w:rsid w:val="00893F0E"/>
    <w:rsid w:val="00895822"/>
    <w:rsid w:val="00897D48"/>
    <w:rsid w:val="008A0DE9"/>
    <w:rsid w:val="008A3AE6"/>
    <w:rsid w:val="008A624F"/>
    <w:rsid w:val="008B0ED4"/>
    <w:rsid w:val="008B1782"/>
    <w:rsid w:val="008B1AC6"/>
    <w:rsid w:val="008B47A9"/>
    <w:rsid w:val="008B5272"/>
    <w:rsid w:val="008B6012"/>
    <w:rsid w:val="008B6B7D"/>
    <w:rsid w:val="008C0052"/>
    <w:rsid w:val="008C2937"/>
    <w:rsid w:val="008C3642"/>
    <w:rsid w:val="008C4C01"/>
    <w:rsid w:val="008C4DC1"/>
    <w:rsid w:val="008C7963"/>
    <w:rsid w:val="008D08C7"/>
    <w:rsid w:val="008D1DDA"/>
    <w:rsid w:val="008D2AFC"/>
    <w:rsid w:val="008D2B53"/>
    <w:rsid w:val="008D4763"/>
    <w:rsid w:val="008D53B4"/>
    <w:rsid w:val="008E1CF2"/>
    <w:rsid w:val="008E20A9"/>
    <w:rsid w:val="008E4F50"/>
    <w:rsid w:val="008E6856"/>
    <w:rsid w:val="008F0AB9"/>
    <w:rsid w:val="008F49D5"/>
    <w:rsid w:val="00906140"/>
    <w:rsid w:val="009063C7"/>
    <w:rsid w:val="009073AE"/>
    <w:rsid w:val="00910828"/>
    <w:rsid w:val="00911EAE"/>
    <w:rsid w:val="00912F36"/>
    <w:rsid w:val="0091357D"/>
    <w:rsid w:val="00913695"/>
    <w:rsid w:val="00913DE4"/>
    <w:rsid w:val="0091449C"/>
    <w:rsid w:val="00915D06"/>
    <w:rsid w:val="009160CE"/>
    <w:rsid w:val="009203C8"/>
    <w:rsid w:val="00923302"/>
    <w:rsid w:val="009245A7"/>
    <w:rsid w:val="0092524E"/>
    <w:rsid w:val="00931005"/>
    <w:rsid w:val="009320D7"/>
    <w:rsid w:val="009342F5"/>
    <w:rsid w:val="00940CF9"/>
    <w:rsid w:val="0094304A"/>
    <w:rsid w:val="009434B6"/>
    <w:rsid w:val="00943BC4"/>
    <w:rsid w:val="00945688"/>
    <w:rsid w:val="00945739"/>
    <w:rsid w:val="009471AF"/>
    <w:rsid w:val="00950FF4"/>
    <w:rsid w:val="00952438"/>
    <w:rsid w:val="00953023"/>
    <w:rsid w:val="00953A31"/>
    <w:rsid w:val="00955B06"/>
    <w:rsid w:val="0095795D"/>
    <w:rsid w:val="00957E94"/>
    <w:rsid w:val="00962A22"/>
    <w:rsid w:val="00964D6B"/>
    <w:rsid w:val="00966DC5"/>
    <w:rsid w:val="00970AD1"/>
    <w:rsid w:val="00970EFD"/>
    <w:rsid w:val="00971D1A"/>
    <w:rsid w:val="009744BF"/>
    <w:rsid w:val="00977210"/>
    <w:rsid w:val="00981E62"/>
    <w:rsid w:val="00983E0C"/>
    <w:rsid w:val="0098424B"/>
    <w:rsid w:val="009906DC"/>
    <w:rsid w:val="00994144"/>
    <w:rsid w:val="00997695"/>
    <w:rsid w:val="009A0765"/>
    <w:rsid w:val="009A3A00"/>
    <w:rsid w:val="009A4336"/>
    <w:rsid w:val="009A4993"/>
    <w:rsid w:val="009A6BA8"/>
    <w:rsid w:val="009A7522"/>
    <w:rsid w:val="009A7F2A"/>
    <w:rsid w:val="009B2901"/>
    <w:rsid w:val="009B5AB3"/>
    <w:rsid w:val="009B5C13"/>
    <w:rsid w:val="009B5F8F"/>
    <w:rsid w:val="009C017B"/>
    <w:rsid w:val="009C23EB"/>
    <w:rsid w:val="009C28EB"/>
    <w:rsid w:val="009C45CF"/>
    <w:rsid w:val="009C54A9"/>
    <w:rsid w:val="009C5E34"/>
    <w:rsid w:val="009C68BE"/>
    <w:rsid w:val="009C68EB"/>
    <w:rsid w:val="009C72BF"/>
    <w:rsid w:val="009C7530"/>
    <w:rsid w:val="009D2A27"/>
    <w:rsid w:val="009D32E8"/>
    <w:rsid w:val="009D7053"/>
    <w:rsid w:val="009D7750"/>
    <w:rsid w:val="009E053F"/>
    <w:rsid w:val="009E2C8A"/>
    <w:rsid w:val="009E3BB9"/>
    <w:rsid w:val="009E716A"/>
    <w:rsid w:val="009F1638"/>
    <w:rsid w:val="009F1787"/>
    <w:rsid w:val="009F25C3"/>
    <w:rsid w:val="009F30A2"/>
    <w:rsid w:val="009F4855"/>
    <w:rsid w:val="00A01CC0"/>
    <w:rsid w:val="00A05FEA"/>
    <w:rsid w:val="00A12B5A"/>
    <w:rsid w:val="00A14A1C"/>
    <w:rsid w:val="00A14A53"/>
    <w:rsid w:val="00A16127"/>
    <w:rsid w:val="00A16E87"/>
    <w:rsid w:val="00A17AB0"/>
    <w:rsid w:val="00A21A4E"/>
    <w:rsid w:val="00A2524C"/>
    <w:rsid w:val="00A26C70"/>
    <w:rsid w:val="00A27B86"/>
    <w:rsid w:val="00A30178"/>
    <w:rsid w:val="00A3176E"/>
    <w:rsid w:val="00A334F4"/>
    <w:rsid w:val="00A40537"/>
    <w:rsid w:val="00A4266E"/>
    <w:rsid w:val="00A42BEB"/>
    <w:rsid w:val="00A4304D"/>
    <w:rsid w:val="00A4572E"/>
    <w:rsid w:val="00A5054B"/>
    <w:rsid w:val="00A53D2A"/>
    <w:rsid w:val="00A54414"/>
    <w:rsid w:val="00A54FE4"/>
    <w:rsid w:val="00A55AE4"/>
    <w:rsid w:val="00A560D3"/>
    <w:rsid w:val="00A563AB"/>
    <w:rsid w:val="00A56976"/>
    <w:rsid w:val="00A56C01"/>
    <w:rsid w:val="00A56E71"/>
    <w:rsid w:val="00A60FAA"/>
    <w:rsid w:val="00A62F4C"/>
    <w:rsid w:val="00A63C5B"/>
    <w:rsid w:val="00A65856"/>
    <w:rsid w:val="00A66110"/>
    <w:rsid w:val="00A664E0"/>
    <w:rsid w:val="00A66AB2"/>
    <w:rsid w:val="00A67820"/>
    <w:rsid w:val="00A67842"/>
    <w:rsid w:val="00A71DAA"/>
    <w:rsid w:val="00A732DA"/>
    <w:rsid w:val="00A737D1"/>
    <w:rsid w:val="00A7412E"/>
    <w:rsid w:val="00A77383"/>
    <w:rsid w:val="00A805D9"/>
    <w:rsid w:val="00A81EF1"/>
    <w:rsid w:val="00A820D7"/>
    <w:rsid w:val="00A824F6"/>
    <w:rsid w:val="00A8306F"/>
    <w:rsid w:val="00A84021"/>
    <w:rsid w:val="00A8417D"/>
    <w:rsid w:val="00A85E6F"/>
    <w:rsid w:val="00A861A0"/>
    <w:rsid w:val="00A905C7"/>
    <w:rsid w:val="00A968B4"/>
    <w:rsid w:val="00AA1B79"/>
    <w:rsid w:val="00AA2E5E"/>
    <w:rsid w:val="00AA3FC6"/>
    <w:rsid w:val="00AA67B2"/>
    <w:rsid w:val="00AA79CF"/>
    <w:rsid w:val="00AB4282"/>
    <w:rsid w:val="00AB5B60"/>
    <w:rsid w:val="00AB6184"/>
    <w:rsid w:val="00AB61CD"/>
    <w:rsid w:val="00AB6946"/>
    <w:rsid w:val="00AC0CA6"/>
    <w:rsid w:val="00AC1FD9"/>
    <w:rsid w:val="00AC244C"/>
    <w:rsid w:val="00AC6786"/>
    <w:rsid w:val="00AD141B"/>
    <w:rsid w:val="00AD3C5D"/>
    <w:rsid w:val="00AD4A02"/>
    <w:rsid w:val="00AD7A6A"/>
    <w:rsid w:val="00AE01DB"/>
    <w:rsid w:val="00AE240C"/>
    <w:rsid w:val="00AE330B"/>
    <w:rsid w:val="00AE6A78"/>
    <w:rsid w:val="00AF0B78"/>
    <w:rsid w:val="00AF61E3"/>
    <w:rsid w:val="00AF702F"/>
    <w:rsid w:val="00B011B8"/>
    <w:rsid w:val="00B0543F"/>
    <w:rsid w:val="00B06629"/>
    <w:rsid w:val="00B07B01"/>
    <w:rsid w:val="00B1083D"/>
    <w:rsid w:val="00B11E2F"/>
    <w:rsid w:val="00B12856"/>
    <w:rsid w:val="00B1327F"/>
    <w:rsid w:val="00B1448C"/>
    <w:rsid w:val="00B162C6"/>
    <w:rsid w:val="00B17D5A"/>
    <w:rsid w:val="00B217C9"/>
    <w:rsid w:val="00B22709"/>
    <w:rsid w:val="00B234A8"/>
    <w:rsid w:val="00B236C0"/>
    <w:rsid w:val="00B23A75"/>
    <w:rsid w:val="00B24FE7"/>
    <w:rsid w:val="00B30BC0"/>
    <w:rsid w:val="00B34523"/>
    <w:rsid w:val="00B3469E"/>
    <w:rsid w:val="00B3474C"/>
    <w:rsid w:val="00B35FEB"/>
    <w:rsid w:val="00B411DF"/>
    <w:rsid w:val="00B42577"/>
    <w:rsid w:val="00B47229"/>
    <w:rsid w:val="00B47D69"/>
    <w:rsid w:val="00B50115"/>
    <w:rsid w:val="00B50126"/>
    <w:rsid w:val="00B51EC9"/>
    <w:rsid w:val="00B567CC"/>
    <w:rsid w:val="00B56D15"/>
    <w:rsid w:val="00B61457"/>
    <w:rsid w:val="00B61936"/>
    <w:rsid w:val="00B61CA3"/>
    <w:rsid w:val="00B6408D"/>
    <w:rsid w:val="00B81F53"/>
    <w:rsid w:val="00B8462E"/>
    <w:rsid w:val="00B85219"/>
    <w:rsid w:val="00B87470"/>
    <w:rsid w:val="00B90B24"/>
    <w:rsid w:val="00B9174B"/>
    <w:rsid w:val="00B92735"/>
    <w:rsid w:val="00B94AAA"/>
    <w:rsid w:val="00B950F3"/>
    <w:rsid w:val="00B97413"/>
    <w:rsid w:val="00BA007C"/>
    <w:rsid w:val="00BA5170"/>
    <w:rsid w:val="00BA59FC"/>
    <w:rsid w:val="00BA6CDE"/>
    <w:rsid w:val="00BB3F96"/>
    <w:rsid w:val="00BB73DD"/>
    <w:rsid w:val="00BB772A"/>
    <w:rsid w:val="00BC1229"/>
    <w:rsid w:val="00BC1809"/>
    <w:rsid w:val="00BC77E9"/>
    <w:rsid w:val="00BC7931"/>
    <w:rsid w:val="00BD0D30"/>
    <w:rsid w:val="00BD228E"/>
    <w:rsid w:val="00BD2334"/>
    <w:rsid w:val="00BD40A7"/>
    <w:rsid w:val="00BE1E34"/>
    <w:rsid w:val="00BE39BD"/>
    <w:rsid w:val="00BF096C"/>
    <w:rsid w:val="00BF519C"/>
    <w:rsid w:val="00BF5E0B"/>
    <w:rsid w:val="00BF6577"/>
    <w:rsid w:val="00C01B11"/>
    <w:rsid w:val="00C0483B"/>
    <w:rsid w:val="00C07FDE"/>
    <w:rsid w:val="00C1039E"/>
    <w:rsid w:val="00C14988"/>
    <w:rsid w:val="00C14AE8"/>
    <w:rsid w:val="00C168FD"/>
    <w:rsid w:val="00C16E3B"/>
    <w:rsid w:val="00C23369"/>
    <w:rsid w:val="00C25356"/>
    <w:rsid w:val="00C25BD3"/>
    <w:rsid w:val="00C3123C"/>
    <w:rsid w:val="00C31D6A"/>
    <w:rsid w:val="00C33FA5"/>
    <w:rsid w:val="00C342F5"/>
    <w:rsid w:val="00C3449C"/>
    <w:rsid w:val="00C36B12"/>
    <w:rsid w:val="00C37685"/>
    <w:rsid w:val="00C3775E"/>
    <w:rsid w:val="00C41151"/>
    <w:rsid w:val="00C423EE"/>
    <w:rsid w:val="00C44611"/>
    <w:rsid w:val="00C457B1"/>
    <w:rsid w:val="00C4632C"/>
    <w:rsid w:val="00C47016"/>
    <w:rsid w:val="00C509EB"/>
    <w:rsid w:val="00C50A4A"/>
    <w:rsid w:val="00C51CC1"/>
    <w:rsid w:val="00C53152"/>
    <w:rsid w:val="00C55F05"/>
    <w:rsid w:val="00C566A3"/>
    <w:rsid w:val="00C578E2"/>
    <w:rsid w:val="00C6186A"/>
    <w:rsid w:val="00C625B3"/>
    <w:rsid w:val="00C62DE7"/>
    <w:rsid w:val="00C62FE6"/>
    <w:rsid w:val="00C639F3"/>
    <w:rsid w:val="00C67D9A"/>
    <w:rsid w:val="00C70591"/>
    <w:rsid w:val="00C72576"/>
    <w:rsid w:val="00C73E4E"/>
    <w:rsid w:val="00C75BD2"/>
    <w:rsid w:val="00C76FD9"/>
    <w:rsid w:val="00C77640"/>
    <w:rsid w:val="00C81B62"/>
    <w:rsid w:val="00C828EA"/>
    <w:rsid w:val="00C84802"/>
    <w:rsid w:val="00C87718"/>
    <w:rsid w:val="00C93404"/>
    <w:rsid w:val="00C94060"/>
    <w:rsid w:val="00C947C2"/>
    <w:rsid w:val="00C96496"/>
    <w:rsid w:val="00CA11D4"/>
    <w:rsid w:val="00CA4155"/>
    <w:rsid w:val="00CA47EB"/>
    <w:rsid w:val="00CA4898"/>
    <w:rsid w:val="00CA5144"/>
    <w:rsid w:val="00CA5732"/>
    <w:rsid w:val="00CA6D9B"/>
    <w:rsid w:val="00CA7905"/>
    <w:rsid w:val="00CB17A9"/>
    <w:rsid w:val="00CB1A0D"/>
    <w:rsid w:val="00CB4971"/>
    <w:rsid w:val="00CB4EEF"/>
    <w:rsid w:val="00CB5C54"/>
    <w:rsid w:val="00CB6D5A"/>
    <w:rsid w:val="00CC0383"/>
    <w:rsid w:val="00CC327C"/>
    <w:rsid w:val="00CC389E"/>
    <w:rsid w:val="00CC497E"/>
    <w:rsid w:val="00CC57DC"/>
    <w:rsid w:val="00CC753D"/>
    <w:rsid w:val="00CD3352"/>
    <w:rsid w:val="00CD3357"/>
    <w:rsid w:val="00CD3F83"/>
    <w:rsid w:val="00CD7197"/>
    <w:rsid w:val="00CD7BDA"/>
    <w:rsid w:val="00CE11D5"/>
    <w:rsid w:val="00CE294D"/>
    <w:rsid w:val="00CE3B89"/>
    <w:rsid w:val="00CE5893"/>
    <w:rsid w:val="00CE63E5"/>
    <w:rsid w:val="00CE6CF9"/>
    <w:rsid w:val="00CE6F49"/>
    <w:rsid w:val="00CF2C1C"/>
    <w:rsid w:val="00CF57EA"/>
    <w:rsid w:val="00CF6165"/>
    <w:rsid w:val="00CF64A7"/>
    <w:rsid w:val="00D06730"/>
    <w:rsid w:val="00D07AB9"/>
    <w:rsid w:val="00D20E45"/>
    <w:rsid w:val="00D2370A"/>
    <w:rsid w:val="00D2402C"/>
    <w:rsid w:val="00D24B3D"/>
    <w:rsid w:val="00D26758"/>
    <w:rsid w:val="00D273E7"/>
    <w:rsid w:val="00D31DAC"/>
    <w:rsid w:val="00D32B12"/>
    <w:rsid w:val="00D34EE8"/>
    <w:rsid w:val="00D35FAE"/>
    <w:rsid w:val="00D40297"/>
    <w:rsid w:val="00D40DE4"/>
    <w:rsid w:val="00D41CB4"/>
    <w:rsid w:val="00D423BB"/>
    <w:rsid w:val="00D43F59"/>
    <w:rsid w:val="00D46841"/>
    <w:rsid w:val="00D50E7A"/>
    <w:rsid w:val="00D5166B"/>
    <w:rsid w:val="00D52575"/>
    <w:rsid w:val="00D53EAF"/>
    <w:rsid w:val="00D5585D"/>
    <w:rsid w:val="00D56F8B"/>
    <w:rsid w:val="00D6379A"/>
    <w:rsid w:val="00D6383C"/>
    <w:rsid w:val="00D6478D"/>
    <w:rsid w:val="00D72255"/>
    <w:rsid w:val="00D72FF2"/>
    <w:rsid w:val="00D73901"/>
    <w:rsid w:val="00D779A8"/>
    <w:rsid w:val="00D8020C"/>
    <w:rsid w:val="00D81E6D"/>
    <w:rsid w:val="00D83C7D"/>
    <w:rsid w:val="00D8443C"/>
    <w:rsid w:val="00D84B74"/>
    <w:rsid w:val="00D85542"/>
    <w:rsid w:val="00D8588F"/>
    <w:rsid w:val="00D8655A"/>
    <w:rsid w:val="00D8712D"/>
    <w:rsid w:val="00D87417"/>
    <w:rsid w:val="00D9134D"/>
    <w:rsid w:val="00D91E09"/>
    <w:rsid w:val="00D92610"/>
    <w:rsid w:val="00D93AD9"/>
    <w:rsid w:val="00D95A6B"/>
    <w:rsid w:val="00DA0ECF"/>
    <w:rsid w:val="00DA3EAE"/>
    <w:rsid w:val="00DA7E2D"/>
    <w:rsid w:val="00DB2667"/>
    <w:rsid w:val="00DB2718"/>
    <w:rsid w:val="00DB3301"/>
    <w:rsid w:val="00DB399C"/>
    <w:rsid w:val="00DB5A76"/>
    <w:rsid w:val="00DB7DE7"/>
    <w:rsid w:val="00DC23F2"/>
    <w:rsid w:val="00DC3A63"/>
    <w:rsid w:val="00DD131B"/>
    <w:rsid w:val="00DD214A"/>
    <w:rsid w:val="00DD7870"/>
    <w:rsid w:val="00DE3156"/>
    <w:rsid w:val="00DE6398"/>
    <w:rsid w:val="00DE73C8"/>
    <w:rsid w:val="00DE76FA"/>
    <w:rsid w:val="00DF0358"/>
    <w:rsid w:val="00DF09E0"/>
    <w:rsid w:val="00DF20E3"/>
    <w:rsid w:val="00DF2123"/>
    <w:rsid w:val="00DF2394"/>
    <w:rsid w:val="00DF23D1"/>
    <w:rsid w:val="00DF5D82"/>
    <w:rsid w:val="00E01AC3"/>
    <w:rsid w:val="00E03F18"/>
    <w:rsid w:val="00E046A4"/>
    <w:rsid w:val="00E076FF"/>
    <w:rsid w:val="00E138FC"/>
    <w:rsid w:val="00E16C34"/>
    <w:rsid w:val="00E16C8C"/>
    <w:rsid w:val="00E17A68"/>
    <w:rsid w:val="00E17F26"/>
    <w:rsid w:val="00E205D6"/>
    <w:rsid w:val="00E2079D"/>
    <w:rsid w:val="00E21BC6"/>
    <w:rsid w:val="00E233E9"/>
    <w:rsid w:val="00E235DB"/>
    <w:rsid w:val="00E26228"/>
    <w:rsid w:val="00E26DCD"/>
    <w:rsid w:val="00E2785D"/>
    <w:rsid w:val="00E30330"/>
    <w:rsid w:val="00E30BD8"/>
    <w:rsid w:val="00E32CF7"/>
    <w:rsid w:val="00E34EA5"/>
    <w:rsid w:val="00E351E6"/>
    <w:rsid w:val="00E3564E"/>
    <w:rsid w:val="00E37B69"/>
    <w:rsid w:val="00E40752"/>
    <w:rsid w:val="00E42526"/>
    <w:rsid w:val="00E42712"/>
    <w:rsid w:val="00E434FF"/>
    <w:rsid w:val="00E462D4"/>
    <w:rsid w:val="00E473ED"/>
    <w:rsid w:val="00E5065B"/>
    <w:rsid w:val="00E5389D"/>
    <w:rsid w:val="00E557C2"/>
    <w:rsid w:val="00E564C4"/>
    <w:rsid w:val="00E576D9"/>
    <w:rsid w:val="00E60981"/>
    <w:rsid w:val="00E61B84"/>
    <w:rsid w:val="00E61DC5"/>
    <w:rsid w:val="00E64705"/>
    <w:rsid w:val="00E663C6"/>
    <w:rsid w:val="00E670E2"/>
    <w:rsid w:val="00E73FCC"/>
    <w:rsid w:val="00E7431D"/>
    <w:rsid w:val="00E7571B"/>
    <w:rsid w:val="00E76280"/>
    <w:rsid w:val="00E76E3B"/>
    <w:rsid w:val="00E77B9E"/>
    <w:rsid w:val="00E80F7A"/>
    <w:rsid w:val="00E828B3"/>
    <w:rsid w:val="00E8318B"/>
    <w:rsid w:val="00E84BFE"/>
    <w:rsid w:val="00E92F16"/>
    <w:rsid w:val="00E9453D"/>
    <w:rsid w:val="00EB2F00"/>
    <w:rsid w:val="00EB47BE"/>
    <w:rsid w:val="00EB7A9D"/>
    <w:rsid w:val="00EC17A0"/>
    <w:rsid w:val="00EC3DBD"/>
    <w:rsid w:val="00EC4917"/>
    <w:rsid w:val="00ED0D95"/>
    <w:rsid w:val="00ED3B34"/>
    <w:rsid w:val="00EE37C1"/>
    <w:rsid w:val="00EE501C"/>
    <w:rsid w:val="00EE5421"/>
    <w:rsid w:val="00EE5BF2"/>
    <w:rsid w:val="00EF0B3D"/>
    <w:rsid w:val="00EF5092"/>
    <w:rsid w:val="00EF6AD1"/>
    <w:rsid w:val="00EF6DB3"/>
    <w:rsid w:val="00F00608"/>
    <w:rsid w:val="00F013A9"/>
    <w:rsid w:val="00F0162F"/>
    <w:rsid w:val="00F0299C"/>
    <w:rsid w:val="00F0547F"/>
    <w:rsid w:val="00F0562B"/>
    <w:rsid w:val="00F107C2"/>
    <w:rsid w:val="00F1271C"/>
    <w:rsid w:val="00F14833"/>
    <w:rsid w:val="00F15B5B"/>
    <w:rsid w:val="00F21B93"/>
    <w:rsid w:val="00F241C7"/>
    <w:rsid w:val="00F24975"/>
    <w:rsid w:val="00F26830"/>
    <w:rsid w:val="00F27125"/>
    <w:rsid w:val="00F314C1"/>
    <w:rsid w:val="00F31E7C"/>
    <w:rsid w:val="00F3282B"/>
    <w:rsid w:val="00F357EB"/>
    <w:rsid w:val="00F414D3"/>
    <w:rsid w:val="00F4174D"/>
    <w:rsid w:val="00F4440B"/>
    <w:rsid w:val="00F44C82"/>
    <w:rsid w:val="00F4589B"/>
    <w:rsid w:val="00F473D0"/>
    <w:rsid w:val="00F47905"/>
    <w:rsid w:val="00F531B8"/>
    <w:rsid w:val="00F533A2"/>
    <w:rsid w:val="00F559CE"/>
    <w:rsid w:val="00F55F25"/>
    <w:rsid w:val="00F56386"/>
    <w:rsid w:val="00F56619"/>
    <w:rsid w:val="00F57493"/>
    <w:rsid w:val="00F616FA"/>
    <w:rsid w:val="00F64AD2"/>
    <w:rsid w:val="00F66927"/>
    <w:rsid w:val="00F677C1"/>
    <w:rsid w:val="00F70433"/>
    <w:rsid w:val="00F7379B"/>
    <w:rsid w:val="00F7513A"/>
    <w:rsid w:val="00F80DC6"/>
    <w:rsid w:val="00F80EDA"/>
    <w:rsid w:val="00F8145B"/>
    <w:rsid w:val="00F814EB"/>
    <w:rsid w:val="00F81548"/>
    <w:rsid w:val="00F84703"/>
    <w:rsid w:val="00F84BFD"/>
    <w:rsid w:val="00F929E6"/>
    <w:rsid w:val="00F959B0"/>
    <w:rsid w:val="00FA515B"/>
    <w:rsid w:val="00FB4321"/>
    <w:rsid w:val="00FB5DD9"/>
    <w:rsid w:val="00FB6783"/>
    <w:rsid w:val="00FC0C85"/>
    <w:rsid w:val="00FC3774"/>
    <w:rsid w:val="00FC3E14"/>
    <w:rsid w:val="00FC6E01"/>
    <w:rsid w:val="00FC7D68"/>
    <w:rsid w:val="00FD0218"/>
    <w:rsid w:val="00FD06A8"/>
    <w:rsid w:val="00FD177E"/>
    <w:rsid w:val="00FD1E48"/>
    <w:rsid w:val="00FD29CA"/>
    <w:rsid w:val="00FE0C04"/>
    <w:rsid w:val="00FE3FE6"/>
    <w:rsid w:val="00FE5F67"/>
    <w:rsid w:val="00FE646A"/>
    <w:rsid w:val="00FE6C0D"/>
    <w:rsid w:val="00FF17D4"/>
    <w:rsid w:val="00FF1C81"/>
    <w:rsid w:val="00FF359D"/>
    <w:rsid w:val="00FF37D8"/>
    <w:rsid w:val="00FF4340"/>
    <w:rsid w:val="00FF4B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AF9FCD"/>
  <w15:docId w15:val="{4B8AFEA4-9E6E-4CCB-8C99-6161B40A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55DE"/>
    <w:rPr>
      <w:sz w:val="24"/>
      <w:szCs w:val="24"/>
    </w:rPr>
  </w:style>
  <w:style w:type="paragraph" w:styleId="Heading1">
    <w:name w:val="heading 1"/>
    <w:aliases w:val="PIM 1,H1,Document,h1,Chapter,Main Section,1,Main heading,Part,Outline1,Project 1,RFS,Tempo Heading 1 Char Char,Heading 1 Char,Tempo Heading 1,DPHead1"/>
    <w:next w:val="Normal"/>
    <w:qFormat/>
    <w:rsid w:val="00C423EE"/>
    <w:pPr>
      <w:keepNext/>
      <w:numPr>
        <w:numId w:val="7"/>
      </w:numPr>
      <w:spacing w:before="240" w:after="240"/>
      <w:outlineLvl w:val="0"/>
    </w:pPr>
    <w:rPr>
      <w:rFonts w:ascii="Arial Bold" w:hAnsi="Arial Bold" w:cs="Arial"/>
      <w:b/>
      <w:bCs/>
      <w:kern w:val="32"/>
      <w:sz w:val="22"/>
      <w:szCs w:val="26"/>
    </w:rPr>
  </w:style>
  <w:style w:type="paragraph" w:styleId="Heading2">
    <w:name w:val="heading 2"/>
    <w:aliases w:val="HD2"/>
    <w:basedOn w:val="Normal"/>
    <w:next w:val="Normal"/>
    <w:autoRedefine/>
    <w:qFormat/>
    <w:rsid w:val="00A77383"/>
    <w:pPr>
      <w:keepNext/>
      <w:keepLines/>
      <w:pBdr>
        <w:top w:val="single" w:sz="48" w:space="4" w:color="auto"/>
      </w:pBdr>
      <w:tabs>
        <w:tab w:val="left" w:pos="1440"/>
      </w:tabs>
      <w:spacing w:before="120"/>
      <w:outlineLvl w:val="1"/>
    </w:pPr>
    <w:rPr>
      <w:rFonts w:ascii="Arial" w:hAnsi="Arial" w:cs="Arial"/>
      <w:bCs/>
      <w:i/>
      <w:iCs/>
      <w:sz w:val="20"/>
      <w:szCs w:val="28"/>
    </w:rPr>
  </w:style>
  <w:style w:type="paragraph" w:styleId="Heading3">
    <w:name w:val="heading 3"/>
    <w:basedOn w:val="Normal"/>
    <w:next w:val="Normal"/>
    <w:qFormat/>
    <w:rsid w:val="004B4E29"/>
    <w:pPr>
      <w:keepNext/>
      <w:spacing w:before="240" w:after="240"/>
      <w:outlineLvl w:val="2"/>
    </w:pPr>
    <w:rPr>
      <w:rFonts w:ascii="Arial" w:hAnsi="Arial" w:cs="Arial"/>
      <w:b/>
      <w:bCs/>
      <w:sz w:val="20"/>
      <w:szCs w:val="26"/>
    </w:rPr>
  </w:style>
  <w:style w:type="paragraph" w:styleId="Heading4">
    <w:name w:val="heading 4"/>
    <w:basedOn w:val="Normal"/>
    <w:next w:val="Normal"/>
    <w:qFormat/>
    <w:rsid w:val="00401478"/>
    <w:pPr>
      <w:keepNext/>
      <w:spacing w:before="240" w:after="60"/>
      <w:outlineLvl w:val="3"/>
    </w:pPr>
    <w:rPr>
      <w:b/>
      <w:bCs/>
      <w:sz w:val="28"/>
      <w:szCs w:val="28"/>
    </w:rPr>
  </w:style>
  <w:style w:type="paragraph" w:styleId="Heading6">
    <w:name w:val="heading 6"/>
    <w:basedOn w:val="Normal"/>
    <w:next w:val="Normal"/>
    <w:qFormat/>
    <w:rsid w:val="00401478"/>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7235C"/>
    <w:pPr>
      <w:tabs>
        <w:tab w:val="center" w:pos="4320"/>
        <w:tab w:val="right" w:pos="8640"/>
      </w:tabs>
    </w:pPr>
  </w:style>
  <w:style w:type="paragraph" w:styleId="Footer">
    <w:name w:val="footer"/>
    <w:basedOn w:val="Normal"/>
    <w:rsid w:val="0037235C"/>
    <w:pPr>
      <w:tabs>
        <w:tab w:val="center" w:pos="4320"/>
        <w:tab w:val="right" w:pos="8640"/>
      </w:tabs>
    </w:pPr>
  </w:style>
  <w:style w:type="paragraph" w:customStyle="1" w:styleId="CharCharCharCharCharChar1">
    <w:name w:val="Char Char Char Char Char Char1"/>
    <w:basedOn w:val="Normal"/>
    <w:rsid w:val="005C3D24"/>
    <w:pPr>
      <w:spacing w:after="160" w:line="240" w:lineRule="exact"/>
    </w:pPr>
    <w:rPr>
      <w:rFonts w:ascii="Verdana" w:eastAsia="SimSun" w:hAnsi="Verdana"/>
      <w:sz w:val="20"/>
      <w:szCs w:val="20"/>
      <w:lang w:eastAsia="zh-CN"/>
    </w:rPr>
  </w:style>
  <w:style w:type="paragraph" w:styleId="BodyText">
    <w:name w:val="Body Text"/>
    <w:basedOn w:val="Normal"/>
    <w:link w:val="BodyTextChar"/>
    <w:rsid w:val="00EF6AD1"/>
    <w:pPr>
      <w:spacing w:before="120" w:after="120" w:line="360" w:lineRule="auto"/>
      <w:jc w:val="both"/>
    </w:pPr>
    <w:rPr>
      <w:rFonts w:ascii="Arial" w:hAnsi="Arial"/>
      <w:sz w:val="20"/>
    </w:rPr>
  </w:style>
  <w:style w:type="paragraph" w:styleId="ListBullet">
    <w:name w:val="List Bullet"/>
    <w:basedOn w:val="Normal"/>
    <w:rsid w:val="00A560D3"/>
    <w:pPr>
      <w:numPr>
        <w:numId w:val="2"/>
      </w:numPr>
      <w:spacing w:line="360" w:lineRule="auto"/>
    </w:pPr>
    <w:rPr>
      <w:rFonts w:ascii="Arial" w:hAnsi="Arial"/>
      <w:sz w:val="20"/>
    </w:rPr>
  </w:style>
  <w:style w:type="paragraph" w:styleId="TOC1">
    <w:name w:val="toc 1"/>
    <w:basedOn w:val="Normal"/>
    <w:next w:val="Normal"/>
    <w:uiPriority w:val="39"/>
    <w:qFormat/>
    <w:rsid w:val="008C4DC1"/>
    <w:pPr>
      <w:spacing w:before="120" w:after="120" w:line="360" w:lineRule="auto"/>
    </w:pPr>
    <w:rPr>
      <w:rFonts w:ascii="Arial" w:hAnsi="Arial"/>
      <w:caps/>
      <w:sz w:val="20"/>
      <w:szCs w:val="20"/>
    </w:rPr>
  </w:style>
  <w:style w:type="table" w:styleId="TableGrid">
    <w:name w:val="Table Grid"/>
    <w:basedOn w:val="TableNormal"/>
    <w:rsid w:val="00372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E07C5"/>
  </w:style>
  <w:style w:type="paragraph" w:styleId="ListBullet3">
    <w:name w:val="List Bullet 3"/>
    <w:basedOn w:val="ListBullet2"/>
    <w:rsid w:val="007C0DC3"/>
    <w:pPr>
      <w:numPr>
        <w:numId w:val="3"/>
      </w:numPr>
    </w:pPr>
  </w:style>
  <w:style w:type="paragraph" w:styleId="ListBullet5">
    <w:name w:val="List Bullet 5"/>
    <w:basedOn w:val="ListBullet4"/>
    <w:rsid w:val="003F55DE"/>
    <w:pPr>
      <w:numPr>
        <w:numId w:val="5"/>
      </w:numPr>
    </w:pPr>
  </w:style>
  <w:style w:type="paragraph" w:styleId="ListBullet2">
    <w:name w:val="List Bullet 2"/>
    <w:basedOn w:val="ListBullet"/>
    <w:rsid w:val="00A560D3"/>
    <w:pPr>
      <w:numPr>
        <w:numId w:val="1"/>
      </w:numPr>
    </w:pPr>
  </w:style>
  <w:style w:type="character" w:styleId="Hyperlink">
    <w:name w:val="Hyperlink"/>
    <w:uiPriority w:val="99"/>
    <w:rsid w:val="00E434FF"/>
    <w:rPr>
      <w:color w:val="0000FF"/>
      <w:u w:val="single"/>
    </w:rPr>
  </w:style>
  <w:style w:type="paragraph" w:styleId="BodyTextIndent2">
    <w:name w:val="Body Text Indent 2"/>
    <w:basedOn w:val="Normal"/>
    <w:rsid w:val="00C70591"/>
    <w:pPr>
      <w:spacing w:after="120" w:line="480" w:lineRule="auto"/>
      <w:ind w:left="360"/>
    </w:pPr>
  </w:style>
  <w:style w:type="paragraph" w:styleId="ListBullet4">
    <w:name w:val="List Bullet 4"/>
    <w:basedOn w:val="ListBullet3"/>
    <w:rsid w:val="003F55DE"/>
    <w:pPr>
      <w:numPr>
        <w:numId w:val="4"/>
      </w:numPr>
    </w:pPr>
  </w:style>
  <w:style w:type="paragraph" w:customStyle="1" w:styleId="Tabletext">
    <w:name w:val="Table text"/>
    <w:link w:val="TabletextChar"/>
    <w:rsid w:val="0054758A"/>
    <w:pPr>
      <w:spacing w:before="80" w:after="80"/>
    </w:pPr>
    <w:rPr>
      <w:rFonts w:ascii="Arial" w:hAnsi="Arial" w:cs="Arial"/>
      <w:szCs w:val="22"/>
    </w:rPr>
  </w:style>
  <w:style w:type="paragraph" w:customStyle="1" w:styleId="Tablebullet">
    <w:name w:val="Table bullet"/>
    <w:link w:val="TablebulletChar"/>
    <w:rsid w:val="00BA5170"/>
    <w:pPr>
      <w:numPr>
        <w:numId w:val="6"/>
      </w:numPr>
      <w:spacing w:before="80" w:after="80"/>
    </w:pPr>
    <w:rPr>
      <w:rFonts w:ascii="Arial" w:hAnsi="Arial" w:cs="Arial"/>
    </w:rPr>
  </w:style>
  <w:style w:type="character" w:customStyle="1" w:styleId="TablebulletChar">
    <w:name w:val="Table bullet Char"/>
    <w:link w:val="Tablebullet"/>
    <w:rsid w:val="00A66110"/>
    <w:rPr>
      <w:rFonts w:ascii="Arial" w:hAnsi="Arial" w:cs="Arial"/>
      <w:lang w:val="en-US" w:eastAsia="en-US" w:bidi="ar-SA"/>
    </w:rPr>
  </w:style>
  <w:style w:type="paragraph" w:customStyle="1" w:styleId="CharCharCharCharCharChar">
    <w:name w:val="Char Char Char Char Char Char"/>
    <w:basedOn w:val="Normal"/>
    <w:rsid w:val="00B3469E"/>
    <w:pPr>
      <w:spacing w:after="160" w:line="240" w:lineRule="exact"/>
    </w:pPr>
    <w:rPr>
      <w:rFonts w:ascii="Verdana" w:eastAsia="SimSun" w:hAnsi="Verdana"/>
      <w:sz w:val="20"/>
      <w:szCs w:val="20"/>
      <w:lang w:eastAsia="zh-CN"/>
    </w:rPr>
  </w:style>
  <w:style w:type="paragraph" w:customStyle="1" w:styleId="CharCharCharCharChar">
    <w:name w:val="Char Char Char Char Char"/>
    <w:basedOn w:val="Normal"/>
    <w:rsid w:val="00B3474C"/>
    <w:pPr>
      <w:spacing w:after="160" w:line="240" w:lineRule="exact"/>
    </w:pPr>
    <w:rPr>
      <w:rFonts w:ascii="Verdana" w:eastAsia="SimSun" w:hAnsi="Verdana"/>
      <w:sz w:val="20"/>
      <w:szCs w:val="20"/>
      <w:lang w:eastAsia="zh-CN"/>
    </w:rPr>
  </w:style>
  <w:style w:type="paragraph" w:styleId="TOC2">
    <w:name w:val="toc 2"/>
    <w:basedOn w:val="Normal"/>
    <w:next w:val="Normal"/>
    <w:autoRedefine/>
    <w:uiPriority w:val="39"/>
    <w:qFormat/>
    <w:rsid w:val="003C52BE"/>
    <w:pPr>
      <w:tabs>
        <w:tab w:val="left" w:pos="880"/>
        <w:tab w:val="right" w:leader="dot" w:pos="9350"/>
      </w:tabs>
      <w:spacing w:before="120" w:after="120" w:line="360" w:lineRule="auto"/>
      <w:ind w:left="244"/>
    </w:pPr>
    <w:rPr>
      <w:rFonts w:ascii="Arial" w:hAnsi="Arial"/>
      <w:sz w:val="20"/>
    </w:rPr>
  </w:style>
  <w:style w:type="paragraph" w:styleId="TOC3">
    <w:name w:val="toc 3"/>
    <w:basedOn w:val="Normal"/>
    <w:next w:val="Normal"/>
    <w:uiPriority w:val="39"/>
    <w:qFormat/>
    <w:rsid w:val="002527B9"/>
    <w:pPr>
      <w:spacing w:line="360" w:lineRule="auto"/>
      <w:ind w:left="475"/>
    </w:pPr>
    <w:rPr>
      <w:rFonts w:ascii="Arial" w:hAnsi="Arial"/>
      <w:sz w:val="20"/>
    </w:rPr>
  </w:style>
  <w:style w:type="table" w:styleId="TableTheme">
    <w:name w:val="Table Theme"/>
    <w:basedOn w:val="TableNormal"/>
    <w:rsid w:val="001A4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D8020C"/>
    <w:pPr>
      <w:spacing w:after="120"/>
      <w:ind w:left="360"/>
    </w:pPr>
  </w:style>
  <w:style w:type="paragraph" w:styleId="BodyTextIndent3">
    <w:name w:val="Body Text Indent 3"/>
    <w:basedOn w:val="Normal"/>
    <w:rsid w:val="00401478"/>
    <w:pPr>
      <w:spacing w:after="120"/>
      <w:ind w:left="360"/>
    </w:pPr>
    <w:rPr>
      <w:sz w:val="16"/>
      <w:szCs w:val="16"/>
    </w:rPr>
  </w:style>
  <w:style w:type="paragraph" w:styleId="TOCHeading">
    <w:name w:val="TOC Heading"/>
    <w:basedOn w:val="Heading1"/>
    <w:next w:val="Normal"/>
    <w:uiPriority w:val="39"/>
    <w:qFormat/>
    <w:rsid w:val="005A0BE0"/>
    <w:pPr>
      <w:keepLines/>
      <w:numPr>
        <w:numId w:val="0"/>
      </w:numPr>
      <w:spacing w:before="480" w:after="0" w:line="276" w:lineRule="auto"/>
      <w:outlineLvl w:val="9"/>
    </w:pPr>
    <w:rPr>
      <w:rFonts w:ascii="Cambria" w:hAnsi="Cambria" w:cs="Times New Roman"/>
      <w:color w:val="365F91"/>
      <w:kern w:val="0"/>
      <w:sz w:val="28"/>
      <w:szCs w:val="28"/>
    </w:rPr>
  </w:style>
  <w:style w:type="character" w:customStyle="1" w:styleId="BodyTextChar">
    <w:name w:val="Body Text Char"/>
    <w:link w:val="BodyText"/>
    <w:rsid w:val="005A0BE0"/>
    <w:rPr>
      <w:rFonts w:ascii="Arial" w:hAnsi="Arial"/>
      <w:szCs w:val="24"/>
      <w:lang w:val="en-US" w:eastAsia="en-US"/>
    </w:rPr>
  </w:style>
  <w:style w:type="character" w:customStyle="1" w:styleId="BodyTextIndentChar">
    <w:name w:val="Body Text Indent Char"/>
    <w:link w:val="BodyTextIndent"/>
    <w:rsid w:val="005A0BE0"/>
    <w:rPr>
      <w:sz w:val="24"/>
      <w:szCs w:val="24"/>
      <w:lang w:val="en-US" w:eastAsia="en-US"/>
    </w:rPr>
  </w:style>
  <w:style w:type="paragraph" w:styleId="BalloonText">
    <w:name w:val="Balloon Text"/>
    <w:basedOn w:val="Normal"/>
    <w:link w:val="BalloonTextChar"/>
    <w:rsid w:val="005A0BE0"/>
    <w:rPr>
      <w:rFonts w:ascii="Tahoma" w:hAnsi="Tahoma"/>
      <w:sz w:val="16"/>
      <w:szCs w:val="16"/>
    </w:rPr>
  </w:style>
  <w:style w:type="character" w:customStyle="1" w:styleId="BalloonTextChar">
    <w:name w:val="Balloon Text Char"/>
    <w:link w:val="BalloonText"/>
    <w:rsid w:val="005A0BE0"/>
    <w:rPr>
      <w:rFonts w:ascii="Tahoma" w:hAnsi="Tahoma" w:cs="Tahoma"/>
      <w:sz w:val="16"/>
      <w:szCs w:val="16"/>
      <w:lang w:val="en-US" w:eastAsia="en-US"/>
    </w:rPr>
  </w:style>
  <w:style w:type="paragraph" w:styleId="NormalWeb">
    <w:name w:val="Normal (Web)"/>
    <w:basedOn w:val="Normal"/>
    <w:uiPriority w:val="99"/>
    <w:unhideWhenUsed/>
    <w:rsid w:val="0024213E"/>
    <w:pPr>
      <w:spacing w:before="100" w:beforeAutospacing="1" w:after="100" w:afterAutospacing="1"/>
    </w:pPr>
    <w:rPr>
      <w:lang w:val="en-IN" w:eastAsia="en-IN"/>
    </w:rPr>
  </w:style>
  <w:style w:type="paragraph" w:customStyle="1" w:styleId="CharCharChar">
    <w:name w:val="Char Char Char"/>
    <w:basedOn w:val="Normal"/>
    <w:rsid w:val="006C5DBD"/>
    <w:pPr>
      <w:spacing w:after="160" w:line="240" w:lineRule="exact"/>
    </w:pPr>
    <w:rPr>
      <w:rFonts w:ascii="Verdana" w:eastAsia="SimSun" w:hAnsi="Verdana"/>
      <w:sz w:val="20"/>
      <w:szCs w:val="20"/>
      <w:lang w:eastAsia="zh-CN"/>
    </w:rPr>
  </w:style>
  <w:style w:type="paragraph" w:customStyle="1" w:styleId="Bullet2">
    <w:name w:val="Bullet2"/>
    <w:basedOn w:val="Normal"/>
    <w:rsid w:val="00F21B93"/>
    <w:pPr>
      <w:tabs>
        <w:tab w:val="num" w:pos="360"/>
      </w:tabs>
      <w:spacing w:before="40" w:after="40"/>
      <w:ind w:left="360" w:hanging="360"/>
      <w:jc w:val="both"/>
    </w:pPr>
    <w:rPr>
      <w:rFonts w:ascii="Arial" w:hAnsi="Arial"/>
      <w:sz w:val="22"/>
      <w:szCs w:val="20"/>
      <w:lang w:val="en-GB"/>
    </w:rPr>
  </w:style>
  <w:style w:type="paragraph" w:customStyle="1" w:styleId="ApprovalHeader">
    <w:name w:val="Approval Header"/>
    <w:basedOn w:val="Normal"/>
    <w:rsid w:val="00450EAE"/>
    <w:pPr>
      <w:spacing w:after="720"/>
    </w:pPr>
    <w:rPr>
      <w:rFonts w:ascii="Arial" w:hAnsi="Arial"/>
      <w:b/>
      <w:szCs w:val="20"/>
    </w:rPr>
  </w:style>
  <w:style w:type="paragraph" w:customStyle="1" w:styleId="CharCharCharChar">
    <w:name w:val="Char Char Char Char"/>
    <w:basedOn w:val="Normal"/>
    <w:rsid w:val="00D50E7A"/>
    <w:pPr>
      <w:spacing w:after="160" w:line="240" w:lineRule="exact"/>
    </w:pPr>
    <w:rPr>
      <w:rFonts w:ascii="Verdana" w:eastAsia="SimSun" w:hAnsi="Verdana"/>
      <w:sz w:val="20"/>
      <w:szCs w:val="20"/>
      <w:lang w:eastAsia="zh-CN"/>
    </w:rPr>
  </w:style>
  <w:style w:type="paragraph" w:customStyle="1" w:styleId="RevHistoryHeader">
    <w:name w:val="Rev History Header"/>
    <w:basedOn w:val="Normal"/>
    <w:rsid w:val="00761FD2"/>
    <w:pPr>
      <w:jc w:val="center"/>
    </w:pPr>
    <w:rPr>
      <w:rFonts w:ascii="Arial" w:hAnsi="Arial" w:cs="Arial"/>
      <w:b/>
      <w:bCs/>
    </w:rPr>
  </w:style>
  <w:style w:type="paragraph" w:customStyle="1" w:styleId="RevisionHistory">
    <w:name w:val="Revision History"/>
    <w:basedOn w:val="Normal"/>
    <w:rsid w:val="00761FD2"/>
    <w:rPr>
      <w:rFonts w:ascii="Arial" w:hAnsi="Arial" w:cs="Arial"/>
    </w:rPr>
  </w:style>
  <w:style w:type="paragraph" w:customStyle="1" w:styleId="m1">
    <w:name w:val="m_1_Пункт"/>
    <w:basedOn w:val="Normal"/>
    <w:next w:val="Normal"/>
    <w:rsid w:val="002B2F7E"/>
    <w:pPr>
      <w:keepNext/>
      <w:numPr>
        <w:numId w:val="16"/>
      </w:numPr>
      <w:jc w:val="both"/>
    </w:pPr>
    <w:rPr>
      <w:b/>
      <w:caps/>
      <w:lang w:val="ru-RU" w:eastAsia="ru-RU"/>
    </w:rPr>
  </w:style>
  <w:style w:type="paragraph" w:customStyle="1" w:styleId="m2">
    <w:name w:val="m_2_Пункт"/>
    <w:basedOn w:val="Normal"/>
    <w:next w:val="Normal"/>
    <w:rsid w:val="002B2F7E"/>
    <w:pPr>
      <w:keepNext/>
      <w:numPr>
        <w:ilvl w:val="1"/>
        <w:numId w:val="16"/>
      </w:numPr>
      <w:tabs>
        <w:tab w:val="left" w:pos="510"/>
      </w:tabs>
      <w:jc w:val="both"/>
    </w:pPr>
    <w:rPr>
      <w:b/>
      <w:lang w:val="ru-RU" w:eastAsia="ru-RU"/>
    </w:rPr>
  </w:style>
  <w:style w:type="paragraph" w:customStyle="1" w:styleId="m3">
    <w:name w:val="m_3_Пункт"/>
    <w:basedOn w:val="Normal"/>
    <w:next w:val="Normal"/>
    <w:rsid w:val="002B2F7E"/>
    <w:pPr>
      <w:numPr>
        <w:ilvl w:val="2"/>
        <w:numId w:val="16"/>
      </w:numPr>
      <w:jc w:val="both"/>
    </w:pPr>
    <w:rPr>
      <w:b/>
      <w:lang w:eastAsia="ru-RU"/>
    </w:rPr>
  </w:style>
  <w:style w:type="paragraph" w:customStyle="1" w:styleId="m0">
    <w:name w:val="m_ПростойТекст"/>
    <w:basedOn w:val="Normal"/>
    <w:rsid w:val="00F013A9"/>
    <w:pPr>
      <w:jc w:val="both"/>
    </w:pPr>
    <w:rPr>
      <w:lang w:val="ru-RU" w:eastAsia="ru-RU"/>
    </w:rPr>
  </w:style>
  <w:style w:type="paragraph" w:customStyle="1" w:styleId="m4">
    <w:name w:val="m_ТекстТаблицы"/>
    <w:basedOn w:val="m0"/>
    <w:rsid w:val="00F013A9"/>
    <w:pPr>
      <w:jc w:val="left"/>
    </w:pPr>
    <w:rPr>
      <w:sz w:val="20"/>
    </w:rPr>
  </w:style>
  <w:style w:type="paragraph" w:styleId="Caption">
    <w:name w:val="caption"/>
    <w:basedOn w:val="Normal"/>
    <w:next w:val="Normal"/>
    <w:qFormat/>
    <w:rsid w:val="00F013A9"/>
    <w:pPr>
      <w:spacing w:before="120" w:after="120"/>
    </w:pPr>
    <w:rPr>
      <w:b/>
      <w:bCs/>
      <w:sz w:val="20"/>
      <w:szCs w:val="20"/>
      <w:lang w:val="ru-RU" w:eastAsia="ru-RU"/>
    </w:rPr>
  </w:style>
  <w:style w:type="paragraph" w:customStyle="1" w:styleId="m">
    <w:name w:val="m_РасшОпис"/>
    <w:basedOn w:val="m0"/>
    <w:next w:val="m0"/>
    <w:rsid w:val="00F013A9"/>
    <w:pPr>
      <w:numPr>
        <w:numId w:val="17"/>
      </w:numPr>
    </w:pPr>
    <w:rPr>
      <w:b/>
    </w:rPr>
  </w:style>
  <w:style w:type="paragraph" w:customStyle="1" w:styleId="ListBullet1">
    <w:name w:val="List Bullet1"/>
    <w:basedOn w:val="Normal"/>
    <w:autoRedefine/>
    <w:rsid w:val="00F013A9"/>
    <w:pPr>
      <w:numPr>
        <w:numId w:val="18"/>
      </w:numPr>
      <w:tabs>
        <w:tab w:val="clear" w:pos="720"/>
        <w:tab w:val="num" w:pos="567"/>
      </w:tabs>
      <w:spacing w:after="120"/>
      <w:ind w:left="567" w:hanging="283"/>
    </w:pPr>
    <w:rPr>
      <w:sz w:val="22"/>
      <w:lang w:val="ru-RU" w:eastAsia="ru-RU"/>
    </w:rPr>
  </w:style>
  <w:style w:type="character" w:customStyle="1" w:styleId="HeaderChar">
    <w:name w:val="Header Char"/>
    <w:link w:val="Header"/>
    <w:rsid w:val="00F013A9"/>
    <w:rPr>
      <w:sz w:val="24"/>
      <w:szCs w:val="24"/>
    </w:rPr>
  </w:style>
  <w:style w:type="character" w:customStyle="1" w:styleId="TabletextChar">
    <w:name w:val="Table text Char"/>
    <w:link w:val="Tabletext"/>
    <w:rsid w:val="00F013A9"/>
    <w:rPr>
      <w:rFonts w:ascii="Arial" w:hAnsi="Arial" w:cs="Arial"/>
      <w:szCs w:val="22"/>
      <w:lang w:val="en-US" w:eastAsia="en-US" w:bidi="ar-SA"/>
    </w:rPr>
  </w:style>
  <w:style w:type="paragraph" w:customStyle="1" w:styleId="Head1">
    <w:name w:val="Head1"/>
    <w:basedOn w:val="Heading1"/>
    <w:rsid w:val="00D92610"/>
    <w:pPr>
      <w:numPr>
        <w:numId w:val="0"/>
      </w:numPr>
      <w:pBdr>
        <w:top w:val="single" w:sz="8" w:space="2" w:color="E6E6E6" w:shadow="1"/>
        <w:left w:val="single" w:sz="8" w:space="4" w:color="E6E6E6" w:shadow="1"/>
        <w:bottom w:val="single" w:sz="8" w:space="3" w:color="E6E6E6" w:shadow="1"/>
        <w:right w:val="single" w:sz="8" w:space="4" w:color="E6E6E6" w:shadow="1"/>
      </w:pBdr>
      <w:shd w:val="clear" w:color="auto" w:fill="E6E6E6"/>
      <w:ind w:left="360" w:right="-43" w:hanging="360"/>
    </w:pPr>
    <w:rPr>
      <w:rFonts w:ascii="Arial" w:hAnsi="Arial"/>
      <w:color w:val="336699"/>
      <w:sz w:val="24"/>
      <w:szCs w:val="24"/>
    </w:rPr>
  </w:style>
  <w:style w:type="paragraph" w:styleId="PlainText">
    <w:name w:val="Plain Text"/>
    <w:basedOn w:val="Normal"/>
    <w:link w:val="PlainTextChar"/>
    <w:rsid w:val="00DA0ECF"/>
    <w:rPr>
      <w:rFonts w:ascii="Courier New" w:hAnsi="Courier New"/>
      <w:sz w:val="20"/>
      <w:szCs w:val="20"/>
    </w:rPr>
  </w:style>
  <w:style w:type="character" w:customStyle="1" w:styleId="PlainTextChar">
    <w:name w:val="Plain Text Char"/>
    <w:link w:val="PlainText"/>
    <w:rsid w:val="00DA0ECF"/>
    <w:rPr>
      <w:rFonts w:ascii="Courier New" w:hAnsi="Courier New" w:cs="Courier New"/>
    </w:rPr>
  </w:style>
  <w:style w:type="paragraph" w:styleId="ListParagraph">
    <w:name w:val="List Paragraph"/>
    <w:basedOn w:val="Normal"/>
    <w:uiPriority w:val="34"/>
    <w:qFormat/>
    <w:rsid w:val="0095795D"/>
    <w:pPr>
      <w:ind w:left="720"/>
    </w:pPr>
  </w:style>
  <w:style w:type="character" w:styleId="CommentReference">
    <w:name w:val="annotation reference"/>
    <w:basedOn w:val="DefaultParagraphFont"/>
    <w:semiHidden/>
    <w:rsid w:val="00CE11D5"/>
    <w:rPr>
      <w:sz w:val="16"/>
      <w:szCs w:val="16"/>
    </w:rPr>
  </w:style>
  <w:style w:type="paragraph" w:styleId="CommentText">
    <w:name w:val="annotation text"/>
    <w:basedOn w:val="Normal"/>
    <w:semiHidden/>
    <w:rsid w:val="00CE11D5"/>
    <w:rPr>
      <w:sz w:val="20"/>
      <w:szCs w:val="20"/>
    </w:rPr>
  </w:style>
  <w:style w:type="paragraph" w:styleId="CommentSubject">
    <w:name w:val="annotation subject"/>
    <w:basedOn w:val="CommentText"/>
    <w:next w:val="CommentText"/>
    <w:semiHidden/>
    <w:rsid w:val="00CE11D5"/>
    <w:rPr>
      <w:b/>
      <w:bCs/>
    </w:rPr>
  </w:style>
  <w:style w:type="table" w:styleId="LightList-Accent5">
    <w:name w:val="Light List Accent 5"/>
    <w:basedOn w:val="TableNormal"/>
    <w:uiPriority w:val="61"/>
    <w:rsid w:val="00970AD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2E5361"/>
    <w:rPr>
      <w:sz w:val="24"/>
      <w:szCs w:val="24"/>
    </w:rPr>
  </w:style>
  <w:style w:type="character" w:styleId="UnresolvedMention">
    <w:name w:val="Unresolved Mention"/>
    <w:basedOn w:val="DefaultParagraphFont"/>
    <w:uiPriority w:val="99"/>
    <w:semiHidden/>
    <w:unhideWhenUsed/>
    <w:rsid w:val="006F7C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80099">
      <w:bodyDiv w:val="1"/>
      <w:marLeft w:val="0"/>
      <w:marRight w:val="0"/>
      <w:marTop w:val="0"/>
      <w:marBottom w:val="0"/>
      <w:divBdr>
        <w:top w:val="none" w:sz="0" w:space="0" w:color="auto"/>
        <w:left w:val="none" w:sz="0" w:space="0" w:color="auto"/>
        <w:bottom w:val="none" w:sz="0" w:space="0" w:color="auto"/>
        <w:right w:val="none" w:sz="0" w:space="0" w:color="auto"/>
      </w:divBdr>
    </w:div>
    <w:div w:id="92289776">
      <w:bodyDiv w:val="1"/>
      <w:marLeft w:val="0"/>
      <w:marRight w:val="0"/>
      <w:marTop w:val="0"/>
      <w:marBottom w:val="0"/>
      <w:divBdr>
        <w:top w:val="none" w:sz="0" w:space="0" w:color="auto"/>
        <w:left w:val="none" w:sz="0" w:space="0" w:color="auto"/>
        <w:bottom w:val="none" w:sz="0" w:space="0" w:color="auto"/>
        <w:right w:val="none" w:sz="0" w:space="0" w:color="auto"/>
      </w:divBdr>
    </w:div>
    <w:div w:id="217324484">
      <w:bodyDiv w:val="1"/>
      <w:marLeft w:val="0"/>
      <w:marRight w:val="0"/>
      <w:marTop w:val="0"/>
      <w:marBottom w:val="0"/>
      <w:divBdr>
        <w:top w:val="none" w:sz="0" w:space="0" w:color="auto"/>
        <w:left w:val="none" w:sz="0" w:space="0" w:color="auto"/>
        <w:bottom w:val="none" w:sz="0" w:space="0" w:color="auto"/>
        <w:right w:val="none" w:sz="0" w:space="0" w:color="auto"/>
      </w:divBdr>
    </w:div>
    <w:div w:id="268633852">
      <w:bodyDiv w:val="1"/>
      <w:marLeft w:val="0"/>
      <w:marRight w:val="0"/>
      <w:marTop w:val="0"/>
      <w:marBottom w:val="0"/>
      <w:divBdr>
        <w:top w:val="none" w:sz="0" w:space="0" w:color="auto"/>
        <w:left w:val="none" w:sz="0" w:space="0" w:color="auto"/>
        <w:bottom w:val="none" w:sz="0" w:space="0" w:color="auto"/>
        <w:right w:val="none" w:sz="0" w:space="0" w:color="auto"/>
      </w:divBdr>
    </w:div>
    <w:div w:id="469783370">
      <w:bodyDiv w:val="1"/>
      <w:marLeft w:val="0"/>
      <w:marRight w:val="0"/>
      <w:marTop w:val="0"/>
      <w:marBottom w:val="0"/>
      <w:divBdr>
        <w:top w:val="none" w:sz="0" w:space="0" w:color="auto"/>
        <w:left w:val="none" w:sz="0" w:space="0" w:color="auto"/>
        <w:bottom w:val="none" w:sz="0" w:space="0" w:color="auto"/>
        <w:right w:val="none" w:sz="0" w:space="0" w:color="auto"/>
      </w:divBdr>
    </w:div>
    <w:div w:id="505485790">
      <w:bodyDiv w:val="1"/>
      <w:marLeft w:val="0"/>
      <w:marRight w:val="0"/>
      <w:marTop w:val="0"/>
      <w:marBottom w:val="0"/>
      <w:divBdr>
        <w:top w:val="none" w:sz="0" w:space="0" w:color="auto"/>
        <w:left w:val="none" w:sz="0" w:space="0" w:color="auto"/>
        <w:bottom w:val="none" w:sz="0" w:space="0" w:color="auto"/>
        <w:right w:val="none" w:sz="0" w:space="0" w:color="auto"/>
      </w:divBdr>
    </w:div>
    <w:div w:id="654377818">
      <w:bodyDiv w:val="1"/>
      <w:marLeft w:val="0"/>
      <w:marRight w:val="0"/>
      <w:marTop w:val="0"/>
      <w:marBottom w:val="0"/>
      <w:divBdr>
        <w:top w:val="none" w:sz="0" w:space="0" w:color="auto"/>
        <w:left w:val="none" w:sz="0" w:space="0" w:color="auto"/>
        <w:bottom w:val="none" w:sz="0" w:space="0" w:color="auto"/>
        <w:right w:val="none" w:sz="0" w:space="0" w:color="auto"/>
      </w:divBdr>
      <w:divsChild>
        <w:div w:id="793014597">
          <w:marLeft w:val="0"/>
          <w:marRight w:val="0"/>
          <w:marTop w:val="0"/>
          <w:marBottom w:val="0"/>
          <w:divBdr>
            <w:top w:val="none" w:sz="0" w:space="0" w:color="auto"/>
            <w:left w:val="none" w:sz="0" w:space="0" w:color="auto"/>
            <w:bottom w:val="none" w:sz="0" w:space="0" w:color="auto"/>
            <w:right w:val="none" w:sz="0" w:space="0" w:color="auto"/>
          </w:divBdr>
          <w:divsChild>
            <w:div w:id="725834896">
              <w:marLeft w:val="0"/>
              <w:marRight w:val="0"/>
              <w:marTop w:val="0"/>
              <w:marBottom w:val="0"/>
              <w:divBdr>
                <w:top w:val="none" w:sz="0" w:space="0" w:color="auto"/>
                <w:left w:val="none" w:sz="0" w:space="0" w:color="auto"/>
                <w:bottom w:val="none" w:sz="0" w:space="0" w:color="auto"/>
                <w:right w:val="none" w:sz="0" w:space="0" w:color="auto"/>
              </w:divBdr>
            </w:div>
            <w:div w:id="999424107">
              <w:marLeft w:val="0"/>
              <w:marRight w:val="0"/>
              <w:marTop w:val="0"/>
              <w:marBottom w:val="0"/>
              <w:divBdr>
                <w:top w:val="none" w:sz="0" w:space="0" w:color="auto"/>
                <w:left w:val="none" w:sz="0" w:space="0" w:color="auto"/>
                <w:bottom w:val="none" w:sz="0" w:space="0" w:color="auto"/>
                <w:right w:val="none" w:sz="0" w:space="0" w:color="auto"/>
              </w:divBdr>
              <w:divsChild>
                <w:div w:id="1027633391">
                  <w:marLeft w:val="0"/>
                  <w:marRight w:val="0"/>
                  <w:marTop w:val="0"/>
                  <w:marBottom w:val="0"/>
                  <w:divBdr>
                    <w:top w:val="none" w:sz="0" w:space="0" w:color="auto"/>
                    <w:left w:val="none" w:sz="0" w:space="0" w:color="auto"/>
                    <w:bottom w:val="none" w:sz="0" w:space="0" w:color="auto"/>
                    <w:right w:val="none" w:sz="0" w:space="0" w:color="auto"/>
                  </w:divBdr>
                  <w:divsChild>
                    <w:div w:id="4704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5026">
              <w:marLeft w:val="0"/>
              <w:marRight w:val="0"/>
              <w:marTop w:val="0"/>
              <w:marBottom w:val="0"/>
              <w:divBdr>
                <w:top w:val="none" w:sz="0" w:space="0" w:color="auto"/>
                <w:left w:val="none" w:sz="0" w:space="0" w:color="auto"/>
                <w:bottom w:val="none" w:sz="0" w:space="0" w:color="auto"/>
                <w:right w:val="none" w:sz="0" w:space="0" w:color="auto"/>
              </w:divBdr>
            </w:div>
          </w:divsChild>
        </w:div>
        <w:div w:id="447046216">
          <w:marLeft w:val="0"/>
          <w:marRight w:val="0"/>
          <w:marTop w:val="0"/>
          <w:marBottom w:val="0"/>
          <w:divBdr>
            <w:top w:val="none" w:sz="0" w:space="0" w:color="auto"/>
            <w:left w:val="none" w:sz="0" w:space="0" w:color="auto"/>
            <w:bottom w:val="none" w:sz="0" w:space="0" w:color="auto"/>
            <w:right w:val="none" w:sz="0" w:space="0" w:color="auto"/>
          </w:divBdr>
          <w:divsChild>
            <w:div w:id="1061094596">
              <w:marLeft w:val="0"/>
              <w:marRight w:val="0"/>
              <w:marTop w:val="0"/>
              <w:marBottom w:val="0"/>
              <w:divBdr>
                <w:top w:val="none" w:sz="0" w:space="0" w:color="auto"/>
                <w:left w:val="none" w:sz="0" w:space="0" w:color="auto"/>
                <w:bottom w:val="none" w:sz="0" w:space="0" w:color="auto"/>
                <w:right w:val="none" w:sz="0" w:space="0" w:color="auto"/>
              </w:divBdr>
            </w:div>
            <w:div w:id="809833213">
              <w:marLeft w:val="0"/>
              <w:marRight w:val="0"/>
              <w:marTop w:val="0"/>
              <w:marBottom w:val="0"/>
              <w:divBdr>
                <w:top w:val="none" w:sz="0" w:space="0" w:color="auto"/>
                <w:left w:val="none" w:sz="0" w:space="0" w:color="auto"/>
                <w:bottom w:val="none" w:sz="0" w:space="0" w:color="auto"/>
                <w:right w:val="none" w:sz="0" w:space="0" w:color="auto"/>
              </w:divBdr>
              <w:divsChild>
                <w:div w:id="1994992511">
                  <w:marLeft w:val="0"/>
                  <w:marRight w:val="0"/>
                  <w:marTop w:val="0"/>
                  <w:marBottom w:val="0"/>
                  <w:divBdr>
                    <w:top w:val="none" w:sz="0" w:space="0" w:color="auto"/>
                    <w:left w:val="none" w:sz="0" w:space="0" w:color="auto"/>
                    <w:bottom w:val="none" w:sz="0" w:space="0" w:color="auto"/>
                    <w:right w:val="none" w:sz="0" w:space="0" w:color="auto"/>
                  </w:divBdr>
                  <w:divsChild>
                    <w:div w:id="17464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62076">
              <w:marLeft w:val="0"/>
              <w:marRight w:val="0"/>
              <w:marTop w:val="0"/>
              <w:marBottom w:val="0"/>
              <w:divBdr>
                <w:top w:val="none" w:sz="0" w:space="0" w:color="auto"/>
                <w:left w:val="none" w:sz="0" w:space="0" w:color="auto"/>
                <w:bottom w:val="none" w:sz="0" w:space="0" w:color="auto"/>
                <w:right w:val="none" w:sz="0" w:space="0" w:color="auto"/>
              </w:divBdr>
            </w:div>
          </w:divsChild>
        </w:div>
        <w:div w:id="1024867170">
          <w:marLeft w:val="0"/>
          <w:marRight w:val="0"/>
          <w:marTop w:val="0"/>
          <w:marBottom w:val="0"/>
          <w:divBdr>
            <w:top w:val="none" w:sz="0" w:space="0" w:color="auto"/>
            <w:left w:val="none" w:sz="0" w:space="0" w:color="auto"/>
            <w:bottom w:val="none" w:sz="0" w:space="0" w:color="auto"/>
            <w:right w:val="none" w:sz="0" w:space="0" w:color="auto"/>
          </w:divBdr>
          <w:divsChild>
            <w:div w:id="1371685029">
              <w:marLeft w:val="0"/>
              <w:marRight w:val="0"/>
              <w:marTop w:val="0"/>
              <w:marBottom w:val="0"/>
              <w:divBdr>
                <w:top w:val="none" w:sz="0" w:space="0" w:color="auto"/>
                <w:left w:val="none" w:sz="0" w:space="0" w:color="auto"/>
                <w:bottom w:val="none" w:sz="0" w:space="0" w:color="auto"/>
                <w:right w:val="none" w:sz="0" w:space="0" w:color="auto"/>
              </w:divBdr>
            </w:div>
            <w:div w:id="188223501">
              <w:marLeft w:val="0"/>
              <w:marRight w:val="0"/>
              <w:marTop w:val="0"/>
              <w:marBottom w:val="0"/>
              <w:divBdr>
                <w:top w:val="none" w:sz="0" w:space="0" w:color="auto"/>
                <w:left w:val="none" w:sz="0" w:space="0" w:color="auto"/>
                <w:bottom w:val="none" w:sz="0" w:space="0" w:color="auto"/>
                <w:right w:val="none" w:sz="0" w:space="0" w:color="auto"/>
              </w:divBdr>
              <w:divsChild>
                <w:div w:id="181869774">
                  <w:marLeft w:val="0"/>
                  <w:marRight w:val="0"/>
                  <w:marTop w:val="0"/>
                  <w:marBottom w:val="0"/>
                  <w:divBdr>
                    <w:top w:val="none" w:sz="0" w:space="0" w:color="auto"/>
                    <w:left w:val="none" w:sz="0" w:space="0" w:color="auto"/>
                    <w:bottom w:val="none" w:sz="0" w:space="0" w:color="auto"/>
                    <w:right w:val="none" w:sz="0" w:space="0" w:color="auto"/>
                  </w:divBdr>
                  <w:divsChild>
                    <w:div w:id="1079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286">
              <w:marLeft w:val="0"/>
              <w:marRight w:val="0"/>
              <w:marTop w:val="0"/>
              <w:marBottom w:val="0"/>
              <w:divBdr>
                <w:top w:val="none" w:sz="0" w:space="0" w:color="auto"/>
                <w:left w:val="none" w:sz="0" w:space="0" w:color="auto"/>
                <w:bottom w:val="none" w:sz="0" w:space="0" w:color="auto"/>
                <w:right w:val="none" w:sz="0" w:space="0" w:color="auto"/>
              </w:divBdr>
            </w:div>
          </w:divsChild>
        </w:div>
        <w:div w:id="1132403941">
          <w:marLeft w:val="0"/>
          <w:marRight w:val="0"/>
          <w:marTop w:val="0"/>
          <w:marBottom w:val="0"/>
          <w:divBdr>
            <w:top w:val="none" w:sz="0" w:space="0" w:color="auto"/>
            <w:left w:val="none" w:sz="0" w:space="0" w:color="auto"/>
            <w:bottom w:val="none" w:sz="0" w:space="0" w:color="auto"/>
            <w:right w:val="none" w:sz="0" w:space="0" w:color="auto"/>
          </w:divBdr>
          <w:divsChild>
            <w:div w:id="1525634740">
              <w:marLeft w:val="0"/>
              <w:marRight w:val="0"/>
              <w:marTop w:val="0"/>
              <w:marBottom w:val="0"/>
              <w:divBdr>
                <w:top w:val="none" w:sz="0" w:space="0" w:color="auto"/>
                <w:left w:val="none" w:sz="0" w:space="0" w:color="auto"/>
                <w:bottom w:val="none" w:sz="0" w:space="0" w:color="auto"/>
                <w:right w:val="none" w:sz="0" w:space="0" w:color="auto"/>
              </w:divBdr>
            </w:div>
            <w:div w:id="254441480">
              <w:marLeft w:val="0"/>
              <w:marRight w:val="0"/>
              <w:marTop w:val="0"/>
              <w:marBottom w:val="0"/>
              <w:divBdr>
                <w:top w:val="none" w:sz="0" w:space="0" w:color="auto"/>
                <w:left w:val="none" w:sz="0" w:space="0" w:color="auto"/>
                <w:bottom w:val="none" w:sz="0" w:space="0" w:color="auto"/>
                <w:right w:val="none" w:sz="0" w:space="0" w:color="auto"/>
              </w:divBdr>
              <w:divsChild>
                <w:div w:id="1046872922">
                  <w:marLeft w:val="0"/>
                  <w:marRight w:val="0"/>
                  <w:marTop w:val="0"/>
                  <w:marBottom w:val="0"/>
                  <w:divBdr>
                    <w:top w:val="none" w:sz="0" w:space="0" w:color="auto"/>
                    <w:left w:val="none" w:sz="0" w:space="0" w:color="auto"/>
                    <w:bottom w:val="none" w:sz="0" w:space="0" w:color="auto"/>
                    <w:right w:val="none" w:sz="0" w:space="0" w:color="auto"/>
                  </w:divBdr>
                  <w:divsChild>
                    <w:div w:id="15762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71206">
      <w:bodyDiv w:val="1"/>
      <w:marLeft w:val="0"/>
      <w:marRight w:val="0"/>
      <w:marTop w:val="0"/>
      <w:marBottom w:val="0"/>
      <w:divBdr>
        <w:top w:val="none" w:sz="0" w:space="0" w:color="auto"/>
        <w:left w:val="none" w:sz="0" w:space="0" w:color="auto"/>
        <w:bottom w:val="none" w:sz="0" w:space="0" w:color="auto"/>
        <w:right w:val="none" w:sz="0" w:space="0" w:color="auto"/>
      </w:divBdr>
    </w:div>
    <w:div w:id="732240930">
      <w:bodyDiv w:val="1"/>
      <w:marLeft w:val="0"/>
      <w:marRight w:val="0"/>
      <w:marTop w:val="0"/>
      <w:marBottom w:val="0"/>
      <w:divBdr>
        <w:top w:val="none" w:sz="0" w:space="0" w:color="auto"/>
        <w:left w:val="none" w:sz="0" w:space="0" w:color="auto"/>
        <w:bottom w:val="none" w:sz="0" w:space="0" w:color="auto"/>
        <w:right w:val="none" w:sz="0" w:space="0" w:color="auto"/>
      </w:divBdr>
      <w:divsChild>
        <w:div w:id="1102997275">
          <w:marLeft w:val="0"/>
          <w:marRight w:val="0"/>
          <w:marTop w:val="0"/>
          <w:marBottom w:val="0"/>
          <w:divBdr>
            <w:top w:val="none" w:sz="0" w:space="0" w:color="auto"/>
            <w:left w:val="none" w:sz="0" w:space="0" w:color="auto"/>
            <w:bottom w:val="none" w:sz="0" w:space="0" w:color="auto"/>
            <w:right w:val="none" w:sz="0" w:space="0" w:color="auto"/>
          </w:divBdr>
          <w:divsChild>
            <w:div w:id="884028915">
              <w:marLeft w:val="0"/>
              <w:marRight w:val="0"/>
              <w:marTop w:val="0"/>
              <w:marBottom w:val="0"/>
              <w:divBdr>
                <w:top w:val="none" w:sz="0" w:space="0" w:color="auto"/>
                <w:left w:val="none" w:sz="0" w:space="0" w:color="auto"/>
                <w:bottom w:val="none" w:sz="0" w:space="0" w:color="auto"/>
                <w:right w:val="none" w:sz="0" w:space="0" w:color="auto"/>
              </w:divBdr>
            </w:div>
            <w:div w:id="800225139">
              <w:marLeft w:val="0"/>
              <w:marRight w:val="0"/>
              <w:marTop w:val="0"/>
              <w:marBottom w:val="0"/>
              <w:divBdr>
                <w:top w:val="none" w:sz="0" w:space="0" w:color="auto"/>
                <w:left w:val="none" w:sz="0" w:space="0" w:color="auto"/>
                <w:bottom w:val="none" w:sz="0" w:space="0" w:color="auto"/>
                <w:right w:val="none" w:sz="0" w:space="0" w:color="auto"/>
              </w:divBdr>
              <w:divsChild>
                <w:div w:id="1214075494">
                  <w:marLeft w:val="0"/>
                  <w:marRight w:val="0"/>
                  <w:marTop w:val="0"/>
                  <w:marBottom w:val="0"/>
                  <w:divBdr>
                    <w:top w:val="none" w:sz="0" w:space="0" w:color="auto"/>
                    <w:left w:val="none" w:sz="0" w:space="0" w:color="auto"/>
                    <w:bottom w:val="none" w:sz="0" w:space="0" w:color="auto"/>
                    <w:right w:val="none" w:sz="0" w:space="0" w:color="auto"/>
                  </w:divBdr>
                  <w:divsChild>
                    <w:div w:id="8829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1320">
              <w:marLeft w:val="0"/>
              <w:marRight w:val="0"/>
              <w:marTop w:val="0"/>
              <w:marBottom w:val="0"/>
              <w:divBdr>
                <w:top w:val="none" w:sz="0" w:space="0" w:color="auto"/>
                <w:left w:val="none" w:sz="0" w:space="0" w:color="auto"/>
                <w:bottom w:val="none" w:sz="0" w:space="0" w:color="auto"/>
                <w:right w:val="none" w:sz="0" w:space="0" w:color="auto"/>
              </w:divBdr>
            </w:div>
          </w:divsChild>
        </w:div>
        <w:div w:id="1276982758">
          <w:marLeft w:val="0"/>
          <w:marRight w:val="0"/>
          <w:marTop w:val="0"/>
          <w:marBottom w:val="0"/>
          <w:divBdr>
            <w:top w:val="none" w:sz="0" w:space="0" w:color="auto"/>
            <w:left w:val="none" w:sz="0" w:space="0" w:color="auto"/>
            <w:bottom w:val="none" w:sz="0" w:space="0" w:color="auto"/>
            <w:right w:val="none" w:sz="0" w:space="0" w:color="auto"/>
          </w:divBdr>
          <w:divsChild>
            <w:div w:id="1593126904">
              <w:marLeft w:val="0"/>
              <w:marRight w:val="0"/>
              <w:marTop w:val="0"/>
              <w:marBottom w:val="0"/>
              <w:divBdr>
                <w:top w:val="none" w:sz="0" w:space="0" w:color="auto"/>
                <w:left w:val="none" w:sz="0" w:space="0" w:color="auto"/>
                <w:bottom w:val="none" w:sz="0" w:space="0" w:color="auto"/>
                <w:right w:val="none" w:sz="0" w:space="0" w:color="auto"/>
              </w:divBdr>
            </w:div>
            <w:div w:id="580988215">
              <w:marLeft w:val="0"/>
              <w:marRight w:val="0"/>
              <w:marTop w:val="0"/>
              <w:marBottom w:val="0"/>
              <w:divBdr>
                <w:top w:val="none" w:sz="0" w:space="0" w:color="auto"/>
                <w:left w:val="none" w:sz="0" w:space="0" w:color="auto"/>
                <w:bottom w:val="none" w:sz="0" w:space="0" w:color="auto"/>
                <w:right w:val="none" w:sz="0" w:space="0" w:color="auto"/>
              </w:divBdr>
              <w:divsChild>
                <w:div w:id="718014832">
                  <w:marLeft w:val="0"/>
                  <w:marRight w:val="0"/>
                  <w:marTop w:val="0"/>
                  <w:marBottom w:val="0"/>
                  <w:divBdr>
                    <w:top w:val="none" w:sz="0" w:space="0" w:color="auto"/>
                    <w:left w:val="none" w:sz="0" w:space="0" w:color="auto"/>
                    <w:bottom w:val="none" w:sz="0" w:space="0" w:color="auto"/>
                    <w:right w:val="none" w:sz="0" w:space="0" w:color="auto"/>
                  </w:divBdr>
                  <w:divsChild>
                    <w:div w:id="11550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2795">
              <w:marLeft w:val="0"/>
              <w:marRight w:val="0"/>
              <w:marTop w:val="0"/>
              <w:marBottom w:val="0"/>
              <w:divBdr>
                <w:top w:val="none" w:sz="0" w:space="0" w:color="auto"/>
                <w:left w:val="none" w:sz="0" w:space="0" w:color="auto"/>
                <w:bottom w:val="none" w:sz="0" w:space="0" w:color="auto"/>
                <w:right w:val="none" w:sz="0" w:space="0" w:color="auto"/>
              </w:divBdr>
            </w:div>
          </w:divsChild>
        </w:div>
        <w:div w:id="1605771796">
          <w:marLeft w:val="0"/>
          <w:marRight w:val="0"/>
          <w:marTop w:val="0"/>
          <w:marBottom w:val="0"/>
          <w:divBdr>
            <w:top w:val="none" w:sz="0" w:space="0" w:color="auto"/>
            <w:left w:val="none" w:sz="0" w:space="0" w:color="auto"/>
            <w:bottom w:val="none" w:sz="0" w:space="0" w:color="auto"/>
            <w:right w:val="none" w:sz="0" w:space="0" w:color="auto"/>
          </w:divBdr>
          <w:divsChild>
            <w:div w:id="1366325445">
              <w:marLeft w:val="0"/>
              <w:marRight w:val="0"/>
              <w:marTop w:val="0"/>
              <w:marBottom w:val="0"/>
              <w:divBdr>
                <w:top w:val="none" w:sz="0" w:space="0" w:color="auto"/>
                <w:left w:val="none" w:sz="0" w:space="0" w:color="auto"/>
                <w:bottom w:val="none" w:sz="0" w:space="0" w:color="auto"/>
                <w:right w:val="none" w:sz="0" w:space="0" w:color="auto"/>
              </w:divBdr>
            </w:div>
            <w:div w:id="135034572">
              <w:marLeft w:val="0"/>
              <w:marRight w:val="0"/>
              <w:marTop w:val="0"/>
              <w:marBottom w:val="0"/>
              <w:divBdr>
                <w:top w:val="none" w:sz="0" w:space="0" w:color="auto"/>
                <w:left w:val="none" w:sz="0" w:space="0" w:color="auto"/>
                <w:bottom w:val="none" w:sz="0" w:space="0" w:color="auto"/>
                <w:right w:val="none" w:sz="0" w:space="0" w:color="auto"/>
              </w:divBdr>
              <w:divsChild>
                <w:div w:id="1245995112">
                  <w:marLeft w:val="0"/>
                  <w:marRight w:val="0"/>
                  <w:marTop w:val="0"/>
                  <w:marBottom w:val="0"/>
                  <w:divBdr>
                    <w:top w:val="none" w:sz="0" w:space="0" w:color="auto"/>
                    <w:left w:val="none" w:sz="0" w:space="0" w:color="auto"/>
                    <w:bottom w:val="none" w:sz="0" w:space="0" w:color="auto"/>
                    <w:right w:val="none" w:sz="0" w:space="0" w:color="auto"/>
                  </w:divBdr>
                  <w:divsChild>
                    <w:div w:id="14557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0102">
              <w:marLeft w:val="0"/>
              <w:marRight w:val="0"/>
              <w:marTop w:val="0"/>
              <w:marBottom w:val="0"/>
              <w:divBdr>
                <w:top w:val="none" w:sz="0" w:space="0" w:color="auto"/>
                <w:left w:val="none" w:sz="0" w:space="0" w:color="auto"/>
                <w:bottom w:val="none" w:sz="0" w:space="0" w:color="auto"/>
                <w:right w:val="none" w:sz="0" w:space="0" w:color="auto"/>
              </w:divBdr>
            </w:div>
          </w:divsChild>
        </w:div>
        <w:div w:id="156922552">
          <w:marLeft w:val="0"/>
          <w:marRight w:val="0"/>
          <w:marTop w:val="0"/>
          <w:marBottom w:val="0"/>
          <w:divBdr>
            <w:top w:val="none" w:sz="0" w:space="0" w:color="auto"/>
            <w:left w:val="none" w:sz="0" w:space="0" w:color="auto"/>
            <w:bottom w:val="none" w:sz="0" w:space="0" w:color="auto"/>
            <w:right w:val="none" w:sz="0" w:space="0" w:color="auto"/>
          </w:divBdr>
          <w:divsChild>
            <w:div w:id="601306756">
              <w:marLeft w:val="0"/>
              <w:marRight w:val="0"/>
              <w:marTop w:val="0"/>
              <w:marBottom w:val="0"/>
              <w:divBdr>
                <w:top w:val="none" w:sz="0" w:space="0" w:color="auto"/>
                <w:left w:val="none" w:sz="0" w:space="0" w:color="auto"/>
                <w:bottom w:val="none" w:sz="0" w:space="0" w:color="auto"/>
                <w:right w:val="none" w:sz="0" w:space="0" w:color="auto"/>
              </w:divBdr>
            </w:div>
            <w:div w:id="1688829849">
              <w:marLeft w:val="0"/>
              <w:marRight w:val="0"/>
              <w:marTop w:val="0"/>
              <w:marBottom w:val="0"/>
              <w:divBdr>
                <w:top w:val="none" w:sz="0" w:space="0" w:color="auto"/>
                <w:left w:val="none" w:sz="0" w:space="0" w:color="auto"/>
                <w:bottom w:val="none" w:sz="0" w:space="0" w:color="auto"/>
                <w:right w:val="none" w:sz="0" w:space="0" w:color="auto"/>
              </w:divBdr>
              <w:divsChild>
                <w:div w:id="1615483812">
                  <w:marLeft w:val="0"/>
                  <w:marRight w:val="0"/>
                  <w:marTop w:val="0"/>
                  <w:marBottom w:val="0"/>
                  <w:divBdr>
                    <w:top w:val="none" w:sz="0" w:space="0" w:color="auto"/>
                    <w:left w:val="none" w:sz="0" w:space="0" w:color="auto"/>
                    <w:bottom w:val="none" w:sz="0" w:space="0" w:color="auto"/>
                    <w:right w:val="none" w:sz="0" w:space="0" w:color="auto"/>
                  </w:divBdr>
                  <w:divsChild>
                    <w:div w:id="741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5965">
      <w:bodyDiv w:val="1"/>
      <w:marLeft w:val="0"/>
      <w:marRight w:val="0"/>
      <w:marTop w:val="0"/>
      <w:marBottom w:val="0"/>
      <w:divBdr>
        <w:top w:val="none" w:sz="0" w:space="0" w:color="auto"/>
        <w:left w:val="none" w:sz="0" w:space="0" w:color="auto"/>
        <w:bottom w:val="none" w:sz="0" w:space="0" w:color="auto"/>
        <w:right w:val="none" w:sz="0" w:space="0" w:color="auto"/>
      </w:divBdr>
    </w:div>
    <w:div w:id="860239053">
      <w:bodyDiv w:val="1"/>
      <w:marLeft w:val="0"/>
      <w:marRight w:val="0"/>
      <w:marTop w:val="0"/>
      <w:marBottom w:val="0"/>
      <w:divBdr>
        <w:top w:val="none" w:sz="0" w:space="0" w:color="auto"/>
        <w:left w:val="none" w:sz="0" w:space="0" w:color="auto"/>
        <w:bottom w:val="none" w:sz="0" w:space="0" w:color="auto"/>
        <w:right w:val="none" w:sz="0" w:space="0" w:color="auto"/>
      </w:divBdr>
    </w:div>
    <w:div w:id="889654947">
      <w:bodyDiv w:val="1"/>
      <w:marLeft w:val="0"/>
      <w:marRight w:val="0"/>
      <w:marTop w:val="0"/>
      <w:marBottom w:val="0"/>
      <w:divBdr>
        <w:top w:val="none" w:sz="0" w:space="0" w:color="auto"/>
        <w:left w:val="none" w:sz="0" w:space="0" w:color="auto"/>
        <w:bottom w:val="none" w:sz="0" w:space="0" w:color="auto"/>
        <w:right w:val="none" w:sz="0" w:space="0" w:color="auto"/>
      </w:divBdr>
    </w:div>
    <w:div w:id="940911890">
      <w:bodyDiv w:val="1"/>
      <w:marLeft w:val="0"/>
      <w:marRight w:val="0"/>
      <w:marTop w:val="0"/>
      <w:marBottom w:val="0"/>
      <w:divBdr>
        <w:top w:val="none" w:sz="0" w:space="0" w:color="auto"/>
        <w:left w:val="none" w:sz="0" w:space="0" w:color="auto"/>
        <w:bottom w:val="none" w:sz="0" w:space="0" w:color="auto"/>
        <w:right w:val="none" w:sz="0" w:space="0" w:color="auto"/>
      </w:divBdr>
    </w:div>
    <w:div w:id="944464793">
      <w:bodyDiv w:val="1"/>
      <w:marLeft w:val="0"/>
      <w:marRight w:val="0"/>
      <w:marTop w:val="0"/>
      <w:marBottom w:val="0"/>
      <w:divBdr>
        <w:top w:val="none" w:sz="0" w:space="0" w:color="auto"/>
        <w:left w:val="none" w:sz="0" w:space="0" w:color="auto"/>
        <w:bottom w:val="none" w:sz="0" w:space="0" w:color="auto"/>
        <w:right w:val="none" w:sz="0" w:space="0" w:color="auto"/>
      </w:divBdr>
    </w:div>
    <w:div w:id="1015377047">
      <w:bodyDiv w:val="1"/>
      <w:marLeft w:val="0"/>
      <w:marRight w:val="0"/>
      <w:marTop w:val="0"/>
      <w:marBottom w:val="0"/>
      <w:divBdr>
        <w:top w:val="none" w:sz="0" w:space="0" w:color="auto"/>
        <w:left w:val="none" w:sz="0" w:space="0" w:color="auto"/>
        <w:bottom w:val="none" w:sz="0" w:space="0" w:color="auto"/>
        <w:right w:val="none" w:sz="0" w:space="0" w:color="auto"/>
      </w:divBdr>
    </w:div>
    <w:div w:id="1260720317">
      <w:bodyDiv w:val="1"/>
      <w:marLeft w:val="0"/>
      <w:marRight w:val="0"/>
      <w:marTop w:val="0"/>
      <w:marBottom w:val="0"/>
      <w:divBdr>
        <w:top w:val="none" w:sz="0" w:space="0" w:color="auto"/>
        <w:left w:val="none" w:sz="0" w:space="0" w:color="auto"/>
        <w:bottom w:val="none" w:sz="0" w:space="0" w:color="auto"/>
        <w:right w:val="none" w:sz="0" w:space="0" w:color="auto"/>
      </w:divBdr>
    </w:div>
    <w:div w:id="1295914765">
      <w:bodyDiv w:val="1"/>
      <w:marLeft w:val="0"/>
      <w:marRight w:val="0"/>
      <w:marTop w:val="0"/>
      <w:marBottom w:val="0"/>
      <w:divBdr>
        <w:top w:val="none" w:sz="0" w:space="0" w:color="auto"/>
        <w:left w:val="none" w:sz="0" w:space="0" w:color="auto"/>
        <w:bottom w:val="none" w:sz="0" w:space="0" w:color="auto"/>
        <w:right w:val="none" w:sz="0" w:space="0" w:color="auto"/>
      </w:divBdr>
    </w:div>
    <w:div w:id="1327510489">
      <w:bodyDiv w:val="1"/>
      <w:marLeft w:val="0"/>
      <w:marRight w:val="0"/>
      <w:marTop w:val="0"/>
      <w:marBottom w:val="0"/>
      <w:divBdr>
        <w:top w:val="none" w:sz="0" w:space="0" w:color="auto"/>
        <w:left w:val="none" w:sz="0" w:space="0" w:color="auto"/>
        <w:bottom w:val="none" w:sz="0" w:space="0" w:color="auto"/>
        <w:right w:val="none" w:sz="0" w:space="0" w:color="auto"/>
      </w:divBdr>
    </w:div>
    <w:div w:id="1574580886">
      <w:bodyDiv w:val="1"/>
      <w:marLeft w:val="0"/>
      <w:marRight w:val="0"/>
      <w:marTop w:val="0"/>
      <w:marBottom w:val="0"/>
      <w:divBdr>
        <w:top w:val="none" w:sz="0" w:space="0" w:color="auto"/>
        <w:left w:val="none" w:sz="0" w:space="0" w:color="auto"/>
        <w:bottom w:val="none" w:sz="0" w:space="0" w:color="auto"/>
        <w:right w:val="none" w:sz="0" w:space="0" w:color="auto"/>
      </w:divBdr>
    </w:div>
    <w:div w:id="1720275326">
      <w:bodyDiv w:val="1"/>
      <w:marLeft w:val="0"/>
      <w:marRight w:val="0"/>
      <w:marTop w:val="0"/>
      <w:marBottom w:val="0"/>
      <w:divBdr>
        <w:top w:val="none" w:sz="0" w:space="0" w:color="auto"/>
        <w:left w:val="none" w:sz="0" w:space="0" w:color="auto"/>
        <w:bottom w:val="none" w:sz="0" w:space="0" w:color="auto"/>
        <w:right w:val="none" w:sz="0" w:space="0" w:color="auto"/>
      </w:divBdr>
    </w:div>
    <w:div w:id="1834829038">
      <w:bodyDiv w:val="1"/>
      <w:marLeft w:val="0"/>
      <w:marRight w:val="0"/>
      <w:marTop w:val="0"/>
      <w:marBottom w:val="0"/>
      <w:divBdr>
        <w:top w:val="none" w:sz="0" w:space="0" w:color="auto"/>
        <w:left w:val="none" w:sz="0" w:space="0" w:color="auto"/>
        <w:bottom w:val="none" w:sz="0" w:space="0" w:color="auto"/>
        <w:right w:val="none" w:sz="0" w:space="0" w:color="auto"/>
      </w:divBdr>
    </w:div>
    <w:div w:id="1865628273">
      <w:bodyDiv w:val="1"/>
      <w:marLeft w:val="0"/>
      <w:marRight w:val="0"/>
      <w:marTop w:val="0"/>
      <w:marBottom w:val="0"/>
      <w:divBdr>
        <w:top w:val="none" w:sz="0" w:space="0" w:color="auto"/>
        <w:left w:val="none" w:sz="0" w:space="0" w:color="auto"/>
        <w:bottom w:val="none" w:sz="0" w:space="0" w:color="auto"/>
        <w:right w:val="none" w:sz="0" w:space="0" w:color="auto"/>
      </w:divBdr>
    </w:div>
    <w:div w:id="20207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yperlink" Target="https://react.dev/"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pressjs.com/" TargetMode="External"/><Relationship Id="rId2" Type="http://schemas.openxmlformats.org/officeDocument/2006/relationships/numbering" Target="numbering.xml"/><Relationship Id="rId16" Type="http://schemas.openxmlformats.org/officeDocument/2006/relationships/hyperlink" Target="https://www.mongodb.com/doc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ailwindcss.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arun%20Chittora\Desktop\Master%20Doc_NGB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C3702-578A-451C-91D1-723F22562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Doc_NGBS.dot</Template>
  <TotalTime>584</TotalTime>
  <Pages>22</Pages>
  <Words>3704</Words>
  <Characters>21117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24772</CharactersWithSpaces>
  <SharedDoc>false</SharedDoc>
  <HLinks>
    <vt:vector size="42" baseType="variant">
      <vt:variant>
        <vt:i4>1835064</vt:i4>
      </vt:variant>
      <vt:variant>
        <vt:i4>38</vt:i4>
      </vt:variant>
      <vt:variant>
        <vt:i4>0</vt:i4>
      </vt:variant>
      <vt:variant>
        <vt:i4>5</vt:i4>
      </vt:variant>
      <vt:variant>
        <vt:lpwstr/>
      </vt:variant>
      <vt:variant>
        <vt:lpwstr>_Toc305162883</vt:lpwstr>
      </vt:variant>
      <vt:variant>
        <vt:i4>1835064</vt:i4>
      </vt:variant>
      <vt:variant>
        <vt:i4>32</vt:i4>
      </vt:variant>
      <vt:variant>
        <vt:i4>0</vt:i4>
      </vt:variant>
      <vt:variant>
        <vt:i4>5</vt:i4>
      </vt:variant>
      <vt:variant>
        <vt:lpwstr/>
      </vt:variant>
      <vt:variant>
        <vt:lpwstr>_Toc305162882</vt:lpwstr>
      </vt:variant>
      <vt:variant>
        <vt:i4>1835064</vt:i4>
      </vt:variant>
      <vt:variant>
        <vt:i4>26</vt:i4>
      </vt:variant>
      <vt:variant>
        <vt:i4>0</vt:i4>
      </vt:variant>
      <vt:variant>
        <vt:i4>5</vt:i4>
      </vt:variant>
      <vt:variant>
        <vt:lpwstr/>
      </vt:variant>
      <vt:variant>
        <vt:lpwstr>_Toc305162881</vt:lpwstr>
      </vt:variant>
      <vt:variant>
        <vt:i4>1835064</vt:i4>
      </vt:variant>
      <vt:variant>
        <vt:i4>20</vt:i4>
      </vt:variant>
      <vt:variant>
        <vt:i4>0</vt:i4>
      </vt:variant>
      <vt:variant>
        <vt:i4>5</vt:i4>
      </vt:variant>
      <vt:variant>
        <vt:lpwstr/>
      </vt:variant>
      <vt:variant>
        <vt:lpwstr>_Toc305162880</vt:lpwstr>
      </vt:variant>
      <vt:variant>
        <vt:i4>1245240</vt:i4>
      </vt:variant>
      <vt:variant>
        <vt:i4>14</vt:i4>
      </vt:variant>
      <vt:variant>
        <vt:i4>0</vt:i4>
      </vt:variant>
      <vt:variant>
        <vt:i4>5</vt:i4>
      </vt:variant>
      <vt:variant>
        <vt:lpwstr/>
      </vt:variant>
      <vt:variant>
        <vt:lpwstr>_Toc305162879</vt:lpwstr>
      </vt:variant>
      <vt:variant>
        <vt:i4>1245240</vt:i4>
      </vt:variant>
      <vt:variant>
        <vt:i4>8</vt:i4>
      </vt:variant>
      <vt:variant>
        <vt:i4>0</vt:i4>
      </vt:variant>
      <vt:variant>
        <vt:i4>5</vt:i4>
      </vt:variant>
      <vt:variant>
        <vt:lpwstr/>
      </vt:variant>
      <vt:variant>
        <vt:lpwstr>_Toc305162878</vt:lpwstr>
      </vt:variant>
      <vt:variant>
        <vt:i4>1245240</vt:i4>
      </vt:variant>
      <vt:variant>
        <vt:i4>2</vt:i4>
      </vt:variant>
      <vt:variant>
        <vt:i4>0</vt:i4>
      </vt:variant>
      <vt:variant>
        <vt:i4>5</vt:i4>
      </vt:variant>
      <vt:variant>
        <vt:lpwstr/>
      </vt:variant>
      <vt:variant>
        <vt:lpwstr>_Toc305162877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Saurabh Sarkar</dc:creator>
  <cp:lastModifiedBy>Ajay Dewangan</cp:lastModifiedBy>
  <cp:revision>14</cp:revision>
  <cp:lastPrinted>2025-05-29T04:01:00Z</cp:lastPrinted>
  <dcterms:created xsi:type="dcterms:W3CDTF">2025-05-29T05:20:00Z</dcterms:created>
  <dcterms:modified xsi:type="dcterms:W3CDTF">2025-07-09T11:26:00Z</dcterms:modified>
</cp:coreProperties>
</file>